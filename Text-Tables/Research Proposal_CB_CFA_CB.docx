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99D32E" w14:textId="4CCB3375" w:rsidR="00390009" w:rsidRPr="00376A0E" w:rsidRDefault="00431B8D" w:rsidP="00100646">
      <w:pPr>
        <w:autoSpaceDE w:val="0"/>
        <w:autoSpaceDN w:val="0"/>
        <w:adjustRightInd w:val="0"/>
        <w:rPr>
          <w:rFonts w:ascii="Times New Roman" w:hAnsi="Times New Roman" w:cs="Times New Roman"/>
          <w:color w:val="000000" w:themeColor="text1"/>
          <w:lang w:val="en-US"/>
        </w:rPr>
      </w:pPr>
      <w:r>
        <w:rPr>
          <w:rFonts w:ascii="Times New Roman" w:hAnsi="Times New Roman" w:cs="Times New Roman"/>
          <w:color w:val="000000" w:themeColor="text1"/>
          <w:lang w:val="en-US"/>
        </w:rPr>
        <w:t>Introduction</w:t>
      </w:r>
    </w:p>
    <w:p w14:paraId="157A81A4" w14:textId="77777777" w:rsidR="00390009" w:rsidRPr="00376A0E" w:rsidRDefault="00390009" w:rsidP="00100646">
      <w:pPr>
        <w:autoSpaceDE w:val="0"/>
        <w:autoSpaceDN w:val="0"/>
        <w:adjustRightInd w:val="0"/>
        <w:rPr>
          <w:rFonts w:ascii="Times New Roman" w:hAnsi="Times New Roman" w:cs="Times New Roman"/>
          <w:color w:val="000000" w:themeColor="text1"/>
          <w:lang w:val="en-US"/>
        </w:rPr>
      </w:pPr>
    </w:p>
    <w:p w14:paraId="1D886F15" w14:textId="548E0302" w:rsidR="00CC3EBE" w:rsidRPr="00376A0E" w:rsidRDefault="00A83CF8" w:rsidP="00100646">
      <w:pPr>
        <w:autoSpaceDE w:val="0"/>
        <w:autoSpaceDN w:val="0"/>
        <w:adjustRightInd w:val="0"/>
        <w:rPr>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 xml:space="preserve">Over the past decade, </w:t>
      </w:r>
      <w:r w:rsidR="00601AF1" w:rsidRPr="00376A0E">
        <w:rPr>
          <w:rFonts w:ascii="Times New Roman" w:hAnsi="Times New Roman" w:cs="Times New Roman"/>
          <w:color w:val="000000" w:themeColor="text1"/>
          <w:lang w:val="en-US"/>
        </w:rPr>
        <w:t>Right Wing Populist</w:t>
      </w:r>
      <w:r w:rsidRPr="00376A0E">
        <w:rPr>
          <w:rFonts w:ascii="Times New Roman" w:hAnsi="Times New Roman" w:cs="Times New Roman"/>
          <w:color w:val="000000" w:themeColor="text1"/>
          <w:lang w:val="en-US"/>
        </w:rPr>
        <w:t xml:space="preserve"> (RWP)</w:t>
      </w:r>
      <w:r w:rsidR="00601AF1" w:rsidRPr="00376A0E">
        <w:rPr>
          <w:rFonts w:ascii="Times New Roman" w:hAnsi="Times New Roman" w:cs="Times New Roman"/>
          <w:color w:val="000000" w:themeColor="text1"/>
          <w:lang w:val="en-US"/>
        </w:rPr>
        <w:t xml:space="preserve"> movements </w:t>
      </w:r>
      <w:r w:rsidR="00630E2E" w:rsidRPr="00376A0E">
        <w:rPr>
          <w:rFonts w:ascii="Times New Roman" w:hAnsi="Times New Roman" w:cs="Times New Roman"/>
          <w:color w:val="000000" w:themeColor="text1"/>
          <w:lang w:val="en-US"/>
        </w:rPr>
        <w:t xml:space="preserve">have resurged </w:t>
      </w:r>
      <w:r w:rsidR="00601AF1" w:rsidRPr="00376A0E">
        <w:rPr>
          <w:rFonts w:ascii="Times New Roman" w:hAnsi="Times New Roman" w:cs="Times New Roman"/>
          <w:color w:val="000000" w:themeColor="text1"/>
          <w:lang w:val="en-US"/>
        </w:rPr>
        <w:t xml:space="preserve">in many </w:t>
      </w:r>
      <w:r w:rsidR="00630E2E" w:rsidRPr="00376A0E">
        <w:rPr>
          <w:rFonts w:ascii="Times New Roman" w:hAnsi="Times New Roman" w:cs="Times New Roman"/>
          <w:color w:val="000000" w:themeColor="text1"/>
          <w:lang w:val="en-US"/>
        </w:rPr>
        <w:t xml:space="preserve">Western </w:t>
      </w:r>
      <w:r w:rsidRPr="00376A0E">
        <w:rPr>
          <w:rFonts w:ascii="Times New Roman" w:hAnsi="Times New Roman" w:cs="Times New Roman"/>
          <w:color w:val="000000" w:themeColor="text1"/>
          <w:lang w:val="en-US"/>
        </w:rPr>
        <w:t xml:space="preserve">democracies, reshaping political </w:t>
      </w:r>
      <w:r w:rsidR="00FC52FD" w:rsidRPr="00376A0E">
        <w:rPr>
          <w:rFonts w:ascii="Times New Roman" w:hAnsi="Times New Roman" w:cs="Times New Roman"/>
          <w:color w:val="000000" w:themeColor="text1"/>
          <w:lang w:val="en-US"/>
        </w:rPr>
        <w:t>landscapes,</w:t>
      </w:r>
      <w:r w:rsidRPr="00376A0E">
        <w:rPr>
          <w:rFonts w:ascii="Times New Roman" w:hAnsi="Times New Roman" w:cs="Times New Roman"/>
          <w:color w:val="000000" w:themeColor="text1"/>
          <w:lang w:val="en-US"/>
        </w:rPr>
        <w:t xml:space="preserve"> and challenging established norms</w:t>
      </w:r>
      <w:r w:rsidR="004F6C51" w:rsidRPr="00376A0E">
        <w:rPr>
          <w:rFonts w:ascii="Times New Roman" w:hAnsi="Times New Roman" w:cs="Times New Roman"/>
          <w:color w:val="000000" w:themeColor="text1"/>
          <w:lang w:val="en-US"/>
        </w:rPr>
        <w:t>.</w:t>
      </w:r>
      <w:r w:rsidR="00BE1B30" w:rsidRPr="00376A0E">
        <w:rPr>
          <w:rFonts w:ascii="Times New Roman" w:hAnsi="Times New Roman" w:cs="Times New Roman"/>
          <w:color w:val="000000" w:themeColor="text1"/>
          <w:lang w:val="en-US"/>
        </w:rPr>
        <w:t xml:space="preserve"> </w:t>
      </w:r>
    </w:p>
    <w:p w14:paraId="169D1BE9" w14:textId="37B47A47" w:rsidR="00FB26EB" w:rsidRDefault="00BE1B30" w:rsidP="00100646">
      <w:pPr>
        <w:autoSpaceDE w:val="0"/>
        <w:autoSpaceDN w:val="0"/>
        <w:adjustRightInd w:val="0"/>
        <w:rPr>
          <w:rFonts w:ascii="Times New Roman" w:hAnsi="Times New Roman" w:cs="Times New Roman"/>
          <w:color w:val="000000" w:themeColor="text1"/>
          <w:lang w:val="en-US"/>
        </w:rPr>
      </w:pPr>
      <w:del w:id="0" w:author="Charlotte Sophia Bez" w:date="2024-02-12T21:13:00Z">
        <w:r w:rsidRPr="00376A0E" w:rsidDel="00582916">
          <w:rPr>
            <w:rFonts w:ascii="Times New Roman" w:hAnsi="Times New Roman" w:cs="Times New Roman"/>
            <w:color w:val="000000" w:themeColor="text1"/>
            <w:lang w:val="en-US"/>
          </w:rPr>
          <w:delText>Many</w:delText>
        </w:r>
        <w:r w:rsidR="00D845B6" w:rsidRPr="00376A0E" w:rsidDel="00582916">
          <w:rPr>
            <w:rFonts w:ascii="Times New Roman" w:hAnsi="Times New Roman" w:cs="Times New Roman"/>
            <w:color w:val="000000" w:themeColor="text1"/>
            <w:lang w:val="en-US"/>
          </w:rPr>
          <w:delText xml:space="preserve"> s</w:delText>
        </w:r>
      </w:del>
      <w:ins w:id="1" w:author="Charlotte Sophia Bez" w:date="2024-02-12T21:13:00Z">
        <w:r w:rsidR="00582916">
          <w:rPr>
            <w:rFonts w:ascii="Times New Roman" w:hAnsi="Times New Roman" w:cs="Times New Roman"/>
            <w:color w:val="000000" w:themeColor="text1"/>
            <w:lang w:val="en-US"/>
          </w:rPr>
          <w:t>S</w:t>
        </w:r>
      </w:ins>
      <w:r w:rsidR="00D845B6" w:rsidRPr="00376A0E">
        <w:rPr>
          <w:rFonts w:ascii="Times New Roman" w:hAnsi="Times New Roman" w:cs="Times New Roman"/>
          <w:color w:val="000000" w:themeColor="text1"/>
          <w:lang w:val="en-US"/>
        </w:rPr>
        <w:t xml:space="preserve">tudies show that supporters of RWP are frequently more </w:t>
      </w:r>
      <w:r w:rsidR="00630E2E" w:rsidRPr="00376A0E">
        <w:rPr>
          <w:rFonts w:ascii="Times New Roman" w:hAnsi="Times New Roman" w:cs="Times New Roman"/>
          <w:color w:val="000000" w:themeColor="text1"/>
          <w:lang w:val="en-US"/>
        </w:rPr>
        <w:t xml:space="preserve">skeptic </w:t>
      </w:r>
      <w:r w:rsidR="00D845B6" w:rsidRPr="00376A0E">
        <w:rPr>
          <w:rFonts w:ascii="Times New Roman" w:hAnsi="Times New Roman" w:cs="Times New Roman"/>
          <w:color w:val="000000" w:themeColor="text1"/>
          <w:lang w:val="en-US"/>
        </w:rPr>
        <w:t>towards climate change and</w:t>
      </w:r>
      <w:r w:rsidR="00FC52FD" w:rsidRPr="00376A0E">
        <w:rPr>
          <w:rFonts w:ascii="Times New Roman" w:hAnsi="Times New Roman" w:cs="Times New Roman"/>
          <w:color w:val="000000" w:themeColor="text1"/>
          <w:lang w:val="en-US"/>
        </w:rPr>
        <w:t xml:space="preserve"> </w:t>
      </w:r>
      <w:r w:rsidR="00D845B6" w:rsidRPr="00376A0E">
        <w:rPr>
          <w:rFonts w:ascii="Times New Roman" w:hAnsi="Times New Roman" w:cs="Times New Roman"/>
          <w:color w:val="000000" w:themeColor="text1"/>
          <w:lang w:val="en-US"/>
        </w:rPr>
        <w:t xml:space="preserve">less supportive of </w:t>
      </w:r>
      <w:r w:rsidR="00FC52FD" w:rsidRPr="00376A0E">
        <w:rPr>
          <w:rFonts w:ascii="Times New Roman" w:hAnsi="Times New Roman" w:cs="Times New Roman"/>
          <w:color w:val="000000" w:themeColor="text1"/>
          <w:lang w:val="en-US"/>
        </w:rPr>
        <w:t>climate policies</w:t>
      </w:r>
      <w:r w:rsidR="00D24EAA" w:rsidRPr="00376A0E">
        <w:rPr>
          <w:rFonts w:ascii="Times New Roman" w:hAnsi="Times New Roman" w:cs="Times New Roman"/>
          <w:color w:val="000000" w:themeColor="text1"/>
          <w:lang w:val="en-US"/>
        </w:rPr>
        <w:t xml:space="preserve"> </w:t>
      </w:r>
      <w:r w:rsidR="00D24EAA" w:rsidRPr="00376A0E">
        <w:rPr>
          <w:rFonts w:ascii="Times New Roman" w:hAnsi="Times New Roman" w:cs="Times New Roman"/>
          <w:color w:val="000000" w:themeColor="text1"/>
        </w:rPr>
        <w:t xml:space="preserve">(McCright </w:t>
      </w:r>
      <w:r w:rsidR="00D24EAA" w:rsidRPr="00376A0E">
        <w:rPr>
          <w:rFonts w:ascii="Times New Roman" w:hAnsi="Times New Roman" w:cs="Times New Roman"/>
          <w:i/>
          <w:iCs/>
          <w:color w:val="000000" w:themeColor="text1"/>
        </w:rPr>
        <w:t>et al</w:t>
      </w:r>
      <w:r w:rsidR="00D24EAA" w:rsidRPr="00376A0E">
        <w:rPr>
          <w:rFonts w:ascii="Times New Roman" w:hAnsi="Times New Roman" w:cs="Times New Roman"/>
          <w:color w:val="000000" w:themeColor="text1"/>
        </w:rPr>
        <w:t>. 2016</w:t>
      </w:r>
      <w:r w:rsidR="00D24EAA" w:rsidRPr="00376A0E">
        <w:rPr>
          <w:rFonts w:ascii="Times New Roman" w:hAnsi="Times New Roman" w:cs="Times New Roman"/>
          <w:color w:val="000000" w:themeColor="text1"/>
          <w:lang w:val="en-US"/>
        </w:rPr>
        <w:t>)</w:t>
      </w:r>
      <w:r w:rsidR="00D845B6" w:rsidRPr="00376A0E">
        <w:rPr>
          <w:rFonts w:ascii="Times New Roman" w:hAnsi="Times New Roman" w:cs="Times New Roman"/>
          <w:color w:val="000000" w:themeColor="text1"/>
          <w:lang w:val="en-US"/>
        </w:rPr>
        <w:t xml:space="preserve">. </w:t>
      </w:r>
      <w:r w:rsidR="00337F22" w:rsidRPr="00376A0E">
        <w:rPr>
          <w:rFonts w:ascii="Times New Roman" w:hAnsi="Times New Roman" w:cs="Times New Roman"/>
          <w:color w:val="000000" w:themeColor="text1"/>
          <w:lang w:val="en-US"/>
        </w:rPr>
        <w:t xml:space="preserve">Whilst these findings remain consistent across the US and many </w:t>
      </w:r>
      <w:r w:rsidR="00630E2E" w:rsidRPr="00376A0E">
        <w:rPr>
          <w:rFonts w:ascii="Times New Roman" w:hAnsi="Times New Roman" w:cs="Times New Roman"/>
          <w:color w:val="000000" w:themeColor="text1"/>
          <w:lang w:val="en-US"/>
        </w:rPr>
        <w:t xml:space="preserve">Western </w:t>
      </w:r>
      <w:r w:rsidR="00337F22" w:rsidRPr="00376A0E">
        <w:rPr>
          <w:rFonts w:ascii="Times New Roman" w:hAnsi="Times New Roman" w:cs="Times New Roman"/>
          <w:color w:val="000000" w:themeColor="text1"/>
          <w:lang w:val="en-US"/>
        </w:rPr>
        <w:t>European countries, there appears to be limited</w:t>
      </w:r>
      <w:r w:rsidR="00B73A73" w:rsidRPr="00376A0E">
        <w:rPr>
          <w:rFonts w:ascii="Times New Roman" w:hAnsi="Times New Roman" w:cs="Times New Roman"/>
          <w:color w:val="000000" w:themeColor="text1"/>
          <w:lang w:val="en-US"/>
        </w:rPr>
        <w:t xml:space="preserve"> empirical</w:t>
      </w:r>
      <w:r w:rsidR="00337F22" w:rsidRPr="00376A0E">
        <w:rPr>
          <w:rFonts w:ascii="Times New Roman" w:hAnsi="Times New Roman" w:cs="Times New Roman"/>
          <w:color w:val="000000" w:themeColor="text1"/>
          <w:lang w:val="en-US"/>
        </w:rPr>
        <w:t xml:space="preserve"> evidence for a causal </w:t>
      </w:r>
      <w:r w:rsidR="0090637A" w:rsidRPr="00376A0E">
        <w:rPr>
          <w:rFonts w:ascii="Times New Roman" w:hAnsi="Times New Roman" w:cs="Times New Roman"/>
          <w:color w:val="000000" w:themeColor="text1"/>
          <w:lang w:val="en-US"/>
        </w:rPr>
        <w:t>link</w:t>
      </w:r>
      <w:r w:rsidR="00337F22" w:rsidRPr="00376A0E">
        <w:rPr>
          <w:rFonts w:ascii="Times New Roman" w:hAnsi="Times New Roman" w:cs="Times New Roman"/>
          <w:color w:val="000000" w:themeColor="text1"/>
          <w:lang w:val="en-US"/>
        </w:rPr>
        <w:t xml:space="preserve"> between RWP parties and climate skepticism</w:t>
      </w:r>
      <w:r w:rsidR="00D24EAA" w:rsidRPr="00376A0E">
        <w:rPr>
          <w:rFonts w:ascii="Times New Roman" w:hAnsi="Times New Roman" w:cs="Times New Roman"/>
          <w:color w:val="000000" w:themeColor="text1"/>
          <w:lang w:val="en-US"/>
        </w:rPr>
        <w:t xml:space="preserve"> </w:t>
      </w:r>
      <w:r w:rsidR="00630E2E" w:rsidRPr="00376A0E">
        <w:rPr>
          <w:rFonts w:ascii="Times New Roman" w:hAnsi="Times New Roman" w:cs="Times New Roman"/>
          <w:color w:val="000000" w:themeColor="text1"/>
          <w:lang w:val="en-US"/>
        </w:rPr>
        <w:t>(</w:t>
      </w:r>
      <w:r w:rsidR="00D24EAA" w:rsidRPr="00376A0E">
        <w:rPr>
          <w:rFonts w:ascii="Times New Roman" w:hAnsi="Times New Roman" w:cs="Times New Roman"/>
          <w:color w:val="000000" w:themeColor="text1"/>
          <w:lang w:val="en-US"/>
        </w:rPr>
        <w:t>Lockwood</w:t>
      </w:r>
      <w:r w:rsidR="00630E2E" w:rsidRPr="00376A0E">
        <w:rPr>
          <w:rFonts w:ascii="Times New Roman" w:hAnsi="Times New Roman" w:cs="Times New Roman"/>
          <w:color w:val="000000" w:themeColor="text1"/>
          <w:lang w:val="en-US"/>
        </w:rPr>
        <w:t>,</w:t>
      </w:r>
      <w:r w:rsidR="00305E13" w:rsidRPr="00376A0E">
        <w:rPr>
          <w:rFonts w:ascii="Times New Roman" w:hAnsi="Times New Roman" w:cs="Times New Roman"/>
          <w:color w:val="000000" w:themeColor="text1"/>
          <w:lang w:val="en-US"/>
        </w:rPr>
        <w:t xml:space="preserve"> </w:t>
      </w:r>
      <w:r w:rsidR="00D24EAA" w:rsidRPr="00376A0E">
        <w:rPr>
          <w:rFonts w:ascii="Times New Roman" w:hAnsi="Times New Roman" w:cs="Times New Roman"/>
          <w:color w:val="000000" w:themeColor="text1"/>
          <w:lang w:val="en-US"/>
        </w:rPr>
        <w:t>2018)</w:t>
      </w:r>
      <w:r w:rsidR="00FE0CA4" w:rsidRPr="00376A0E">
        <w:rPr>
          <w:rFonts w:ascii="Times New Roman" w:hAnsi="Times New Roman" w:cs="Times New Roman"/>
          <w:color w:val="000000" w:themeColor="text1"/>
          <w:lang w:val="en-US"/>
        </w:rPr>
        <w:t>.</w:t>
      </w:r>
      <w:r w:rsidR="00E97EFB">
        <w:rPr>
          <w:rFonts w:ascii="Times New Roman" w:hAnsi="Times New Roman" w:cs="Times New Roman"/>
          <w:color w:val="000000" w:themeColor="text1"/>
          <w:lang w:val="en-US"/>
        </w:rPr>
        <w:t xml:space="preserve"> </w:t>
      </w:r>
      <w:ins w:id="2" w:author="Charlotte Sophia Bez" w:date="2024-02-12T21:17:00Z">
        <w:r w:rsidR="00582916">
          <w:rPr>
            <w:rFonts w:ascii="Times New Roman" w:hAnsi="Times New Roman" w:cs="Times New Roman"/>
            <w:color w:val="000000" w:themeColor="text1"/>
            <w:lang w:val="en-US"/>
          </w:rPr>
          <w:t>C</w:t>
        </w:r>
        <w:r w:rsidR="00582916" w:rsidRPr="00376A0E">
          <w:rPr>
            <w:rFonts w:ascii="Times New Roman" w:hAnsi="Times New Roman" w:cs="Times New Roman"/>
            <w:color w:val="000000" w:themeColor="text1"/>
            <w:lang w:val="en-US"/>
          </w:rPr>
          <w:t xml:space="preserve">limate skepticism </w:t>
        </w:r>
        <w:r w:rsidR="00582916">
          <w:rPr>
            <w:rFonts w:ascii="Times New Roman" w:hAnsi="Times New Roman" w:cs="Times New Roman"/>
            <w:color w:val="000000" w:themeColor="text1"/>
            <w:lang w:val="en-US"/>
          </w:rPr>
          <w:t xml:space="preserve">is at the source of </w:t>
        </w:r>
      </w:ins>
      <w:ins w:id="3" w:author="Charlotte Sophia Bez" w:date="2024-02-12T21:20:00Z">
        <w:r w:rsidR="00CD089F">
          <w:rPr>
            <w:rFonts w:ascii="Times New Roman" w:hAnsi="Times New Roman" w:cs="Times New Roman"/>
            <w:color w:val="000000" w:themeColor="text1"/>
            <w:lang w:val="en-US"/>
          </w:rPr>
          <w:t xml:space="preserve">two </w:t>
        </w:r>
        <w:r w:rsidR="00F603CD">
          <w:rPr>
            <w:rFonts w:ascii="Times New Roman" w:hAnsi="Times New Roman" w:cs="Times New Roman"/>
            <w:color w:val="000000" w:themeColor="text1"/>
            <w:lang w:val="en-US"/>
          </w:rPr>
          <w:t xml:space="preserve">phenomena which </w:t>
        </w:r>
      </w:ins>
      <w:ins w:id="4" w:author="Charlotte Sophia Bez" w:date="2024-02-12T21:21:00Z">
        <w:r w:rsidR="00F603CD">
          <w:rPr>
            <w:rFonts w:ascii="Times New Roman" w:hAnsi="Times New Roman" w:cs="Times New Roman"/>
            <w:color w:val="000000" w:themeColor="text1"/>
            <w:lang w:val="en-US"/>
          </w:rPr>
          <w:t>threat</w:t>
        </w:r>
      </w:ins>
      <w:ins w:id="5" w:author="Charlotte Sophia Bez" w:date="2024-02-12T21:20:00Z">
        <w:r w:rsidR="00F603CD">
          <w:rPr>
            <w:rFonts w:ascii="Times New Roman" w:hAnsi="Times New Roman" w:cs="Times New Roman"/>
            <w:color w:val="000000" w:themeColor="text1"/>
            <w:lang w:val="en-US"/>
          </w:rPr>
          <w:t xml:space="preserve"> </w:t>
        </w:r>
      </w:ins>
      <w:ins w:id="6" w:author="Charlotte Sophia Bez" w:date="2024-02-12T21:21:00Z">
        <w:r w:rsidR="00F603CD">
          <w:rPr>
            <w:rFonts w:ascii="Times New Roman" w:hAnsi="Times New Roman" w:cs="Times New Roman"/>
            <w:color w:val="000000" w:themeColor="text1"/>
            <w:lang w:val="en-US"/>
          </w:rPr>
          <w:t>the implementation of stringent</w:t>
        </w:r>
      </w:ins>
      <w:ins w:id="7" w:author="Charlotte Sophia Bez" w:date="2024-02-12T21:20:00Z">
        <w:r w:rsidR="00F603CD">
          <w:rPr>
            <w:rFonts w:ascii="Times New Roman" w:hAnsi="Times New Roman" w:cs="Times New Roman"/>
            <w:color w:val="000000" w:themeColor="text1"/>
            <w:lang w:val="en-US"/>
          </w:rPr>
          <w:t xml:space="preserve"> climate </w:t>
        </w:r>
      </w:ins>
      <w:ins w:id="8" w:author="Charlotte Sophia Bez" w:date="2024-02-12T21:21:00Z">
        <w:r w:rsidR="00F603CD">
          <w:rPr>
            <w:rFonts w:ascii="Times New Roman" w:hAnsi="Times New Roman" w:cs="Times New Roman"/>
            <w:color w:val="000000" w:themeColor="text1"/>
            <w:lang w:val="en-US"/>
          </w:rPr>
          <w:t>policy</w:t>
        </w:r>
      </w:ins>
      <w:ins w:id="9" w:author="Charlotte Sophia Bez" w:date="2024-02-12T21:20:00Z">
        <w:r w:rsidR="00F603CD">
          <w:rPr>
            <w:rFonts w:ascii="Times New Roman" w:hAnsi="Times New Roman" w:cs="Times New Roman"/>
            <w:color w:val="000000" w:themeColor="text1"/>
            <w:lang w:val="en-US"/>
          </w:rPr>
          <w:t xml:space="preserve">: </w:t>
        </w:r>
      </w:ins>
      <w:ins w:id="10" w:author="Charlotte Sophia Bez" w:date="2024-02-12T21:17:00Z">
        <w:r w:rsidR="00582916">
          <w:rPr>
            <w:rFonts w:ascii="Times New Roman" w:hAnsi="Times New Roman" w:cs="Times New Roman"/>
            <w:color w:val="000000" w:themeColor="text1"/>
            <w:lang w:val="en-US"/>
          </w:rPr>
          <w:t>i</w:t>
        </w:r>
      </w:ins>
      <w:ins w:id="11" w:author="Charlotte Sophia Bez" w:date="2024-02-12T21:15:00Z">
        <w:r w:rsidR="00582916">
          <w:rPr>
            <w:rFonts w:ascii="Times New Roman" w:hAnsi="Times New Roman" w:cs="Times New Roman"/>
            <w:color w:val="000000" w:themeColor="text1"/>
            <w:lang w:val="en-US"/>
          </w:rPr>
          <w:t>ncreasing political polarization of climate change</w:t>
        </w:r>
      </w:ins>
      <w:ins w:id="12" w:author="Charlotte Sophia Bez" w:date="2024-02-12T21:16:00Z">
        <w:r w:rsidR="00582916">
          <w:rPr>
            <w:rFonts w:ascii="Times New Roman" w:hAnsi="Times New Roman" w:cs="Times New Roman"/>
            <w:color w:val="000000" w:themeColor="text1"/>
            <w:lang w:val="en-US"/>
          </w:rPr>
          <w:t xml:space="preserve"> in Europe </w:t>
        </w:r>
      </w:ins>
      <w:ins w:id="13" w:author="Charlotte Sophia Bez" w:date="2024-02-12T21:19:00Z">
        <w:r w:rsidR="005D0ED7">
          <w:rPr>
            <w:rFonts w:ascii="Times New Roman" w:hAnsi="Times New Roman" w:cs="Times New Roman"/>
            <w:color w:val="000000" w:themeColor="text1"/>
            <w:lang w:val="en-US"/>
          </w:rPr>
          <w:t>(</w:t>
        </w:r>
        <w:proofErr w:type="spellStart"/>
        <w:r w:rsidR="005D0ED7">
          <w:rPr>
            <w:rFonts w:ascii="Times New Roman" w:hAnsi="Times New Roman" w:cs="Times New Roman"/>
            <w:color w:val="000000" w:themeColor="text1"/>
            <w:lang w:val="en-US"/>
          </w:rPr>
          <w:t>Hoffarth</w:t>
        </w:r>
        <w:proofErr w:type="spellEnd"/>
        <w:r w:rsidR="005D0ED7">
          <w:rPr>
            <w:rFonts w:ascii="Times New Roman" w:hAnsi="Times New Roman" w:cs="Times New Roman"/>
            <w:color w:val="000000" w:themeColor="text1"/>
            <w:lang w:val="en-US"/>
          </w:rPr>
          <w:t xml:space="preserve"> et al 2016) </w:t>
        </w:r>
      </w:ins>
      <w:ins w:id="14" w:author="Charlotte Sophia Bez" w:date="2024-02-12T21:16:00Z">
        <w:r w:rsidR="00582916">
          <w:rPr>
            <w:rFonts w:ascii="Times New Roman" w:hAnsi="Times New Roman" w:cs="Times New Roman"/>
            <w:color w:val="000000" w:themeColor="text1"/>
            <w:lang w:val="en-US"/>
          </w:rPr>
          <w:t>and surging political backlash against environmental policies</w:t>
        </w:r>
      </w:ins>
      <w:ins w:id="15" w:author="Charlotte Sophia Bez" w:date="2024-02-12T21:19:00Z">
        <w:r w:rsidR="005D0ED7">
          <w:rPr>
            <w:rFonts w:ascii="Times New Roman" w:hAnsi="Times New Roman" w:cs="Times New Roman"/>
            <w:color w:val="000000" w:themeColor="text1"/>
            <w:lang w:val="en-US"/>
          </w:rPr>
          <w:t xml:space="preserve"> (Patterson 2023)</w:t>
        </w:r>
      </w:ins>
      <w:ins w:id="16" w:author="Charlotte Sophia Bez" w:date="2024-02-12T21:16:00Z">
        <w:r w:rsidR="00582916">
          <w:rPr>
            <w:rFonts w:ascii="Times New Roman" w:hAnsi="Times New Roman" w:cs="Times New Roman"/>
            <w:color w:val="000000" w:themeColor="text1"/>
            <w:lang w:val="en-US"/>
          </w:rPr>
          <w:t>, see for instance</w:t>
        </w:r>
      </w:ins>
      <w:ins w:id="17" w:author="Charlotte Sophia Bez" w:date="2024-02-12T21:21:00Z">
        <w:r w:rsidR="00F603CD">
          <w:rPr>
            <w:rFonts w:ascii="Times New Roman" w:hAnsi="Times New Roman" w:cs="Times New Roman"/>
            <w:color w:val="000000" w:themeColor="text1"/>
            <w:lang w:val="en-US"/>
          </w:rPr>
          <w:t xml:space="preserve"> the</w:t>
        </w:r>
      </w:ins>
      <w:ins w:id="18" w:author="Charlotte Sophia Bez" w:date="2024-02-12T21:16:00Z">
        <w:r w:rsidR="00582916">
          <w:rPr>
            <w:rFonts w:ascii="Times New Roman" w:hAnsi="Times New Roman" w:cs="Times New Roman"/>
            <w:color w:val="000000" w:themeColor="text1"/>
            <w:lang w:val="en-US"/>
          </w:rPr>
          <w:t xml:space="preserve"> Gilets Jaunes in France </w:t>
        </w:r>
      </w:ins>
      <w:ins w:id="19" w:author="Charlotte Sophia Bez" w:date="2024-02-12T21:21:00Z">
        <w:r w:rsidR="00F603CD">
          <w:rPr>
            <w:rFonts w:ascii="Times New Roman" w:hAnsi="Times New Roman" w:cs="Times New Roman"/>
            <w:color w:val="000000" w:themeColor="text1"/>
            <w:lang w:val="en-US"/>
          </w:rPr>
          <w:t>and</w:t>
        </w:r>
      </w:ins>
      <w:ins w:id="20" w:author="Charlotte Sophia Bez" w:date="2024-02-12T21:16:00Z">
        <w:r w:rsidR="00582916">
          <w:rPr>
            <w:rFonts w:ascii="Times New Roman" w:hAnsi="Times New Roman" w:cs="Times New Roman"/>
            <w:color w:val="000000" w:themeColor="text1"/>
            <w:lang w:val="en-US"/>
          </w:rPr>
          <w:t xml:space="preserve"> the </w:t>
        </w:r>
      </w:ins>
      <w:ins w:id="21" w:author="Charlotte Sophia Bez" w:date="2024-02-12T21:17:00Z">
        <w:r w:rsidR="00582916">
          <w:rPr>
            <w:rFonts w:ascii="Times New Roman" w:hAnsi="Times New Roman" w:cs="Times New Roman"/>
            <w:color w:val="000000" w:themeColor="text1"/>
            <w:lang w:val="en-US"/>
          </w:rPr>
          <w:t xml:space="preserve">recent </w:t>
        </w:r>
      </w:ins>
      <w:ins w:id="22" w:author="Charlotte Sophia Bez" w:date="2024-02-12T21:16:00Z">
        <w:r w:rsidR="00582916">
          <w:rPr>
            <w:rFonts w:ascii="Times New Roman" w:hAnsi="Times New Roman" w:cs="Times New Roman"/>
            <w:color w:val="000000" w:themeColor="text1"/>
            <w:lang w:val="en-US"/>
          </w:rPr>
          <w:t>farmers protests in Germany.</w:t>
        </w:r>
      </w:ins>
      <w:ins w:id="23" w:author="Charlotte Sophia Bez" w:date="2024-02-12T21:15:00Z">
        <w:r w:rsidR="00582916">
          <w:rPr>
            <w:rFonts w:ascii="Times New Roman" w:hAnsi="Times New Roman" w:cs="Times New Roman"/>
            <w:color w:val="000000" w:themeColor="text1"/>
            <w:lang w:val="en-US"/>
          </w:rPr>
          <w:t xml:space="preserve"> </w:t>
        </w:r>
      </w:ins>
      <w:del w:id="24" w:author="Charlotte Sophia Bez" w:date="2024-02-12T21:20:00Z">
        <w:r w:rsidR="002576AF" w:rsidDel="00CD089F">
          <w:rPr>
            <w:rFonts w:ascii="Times New Roman" w:hAnsi="Times New Roman" w:cs="Times New Roman"/>
            <w:color w:val="000000" w:themeColor="text1"/>
            <w:lang w:val="en-US"/>
          </w:rPr>
          <w:delText xml:space="preserve"> </w:delText>
        </w:r>
        <w:r w:rsidR="00E97EFB" w:rsidDel="00CD089F">
          <w:rPr>
            <w:rFonts w:ascii="Times New Roman" w:hAnsi="Times New Roman" w:cs="Times New Roman"/>
            <w:color w:val="000000" w:themeColor="text1"/>
            <w:lang w:val="en-US"/>
          </w:rPr>
          <w:delText>Why is this important</w:delText>
        </w:r>
        <w:r w:rsidR="002576AF" w:rsidDel="00CD089F">
          <w:rPr>
            <w:rFonts w:ascii="Times New Roman" w:hAnsi="Times New Roman" w:cs="Times New Roman"/>
            <w:color w:val="000000" w:themeColor="text1"/>
            <w:lang w:val="en-US"/>
          </w:rPr>
          <w:delText xml:space="preserve"> (i</w:delText>
        </w:r>
        <w:r w:rsidR="00E97EFB" w:rsidDel="00CD089F">
          <w:rPr>
            <w:rFonts w:ascii="Times New Roman" w:hAnsi="Times New Roman" w:cs="Times New Roman"/>
            <w:color w:val="000000" w:themeColor="text1"/>
            <w:lang w:val="en-US"/>
          </w:rPr>
          <w:delText>ncreasing polarization, political backlash to environmental policies</w:delText>
        </w:r>
        <w:r w:rsidR="002576AF" w:rsidDel="00CD089F">
          <w:rPr>
            <w:rFonts w:ascii="Times New Roman" w:hAnsi="Times New Roman" w:cs="Times New Roman"/>
            <w:color w:val="000000" w:themeColor="text1"/>
            <w:lang w:val="en-US"/>
          </w:rPr>
          <w:delText>)</w:delText>
        </w:r>
      </w:del>
      <w:ins w:id="25" w:author="Charlotte Sophia Bez" w:date="2024-02-12T21:22:00Z">
        <w:r w:rsidR="0053532C">
          <w:rPr>
            <w:rFonts w:ascii="Times New Roman" w:hAnsi="Times New Roman" w:cs="Times New Roman"/>
            <w:color w:val="000000" w:themeColor="text1"/>
            <w:lang w:val="en-US"/>
          </w:rPr>
          <w:t xml:space="preserve"> Taken together, RWP</w:t>
        </w:r>
      </w:ins>
      <w:ins w:id="26" w:author="Charlotte Sophia Bez" w:date="2024-02-12T21:23:00Z">
        <w:r w:rsidR="009D6226">
          <w:rPr>
            <w:rFonts w:ascii="Times New Roman" w:hAnsi="Times New Roman" w:cs="Times New Roman"/>
            <w:color w:val="000000" w:themeColor="text1"/>
            <w:lang w:val="en-US"/>
          </w:rPr>
          <w:t xml:space="preserve"> </w:t>
        </w:r>
      </w:ins>
      <w:ins w:id="27" w:author="Charlotte Sophia Bez" w:date="2024-02-12T21:25:00Z">
        <w:r w:rsidR="009D6226">
          <w:rPr>
            <w:rFonts w:ascii="Times New Roman" w:hAnsi="Times New Roman" w:cs="Times New Roman"/>
            <w:color w:val="000000" w:themeColor="text1"/>
            <w:lang w:val="en-US"/>
          </w:rPr>
          <w:t xml:space="preserve">movements </w:t>
        </w:r>
      </w:ins>
      <w:ins w:id="28" w:author="Charlotte Sophia Bez" w:date="2024-02-12T21:23:00Z">
        <w:r w:rsidR="009D6226">
          <w:rPr>
            <w:rFonts w:ascii="Times New Roman" w:hAnsi="Times New Roman" w:cs="Times New Roman"/>
            <w:color w:val="000000" w:themeColor="text1"/>
            <w:lang w:val="en-US"/>
          </w:rPr>
          <w:t xml:space="preserve">and </w:t>
        </w:r>
      </w:ins>
      <w:ins w:id="29" w:author="Charlotte Sophia Bez" w:date="2024-02-12T21:25:00Z">
        <w:r w:rsidR="009D6226">
          <w:rPr>
            <w:rFonts w:ascii="Times New Roman" w:hAnsi="Times New Roman" w:cs="Times New Roman"/>
            <w:color w:val="000000" w:themeColor="text1"/>
            <w:lang w:val="en-US"/>
          </w:rPr>
          <w:t>broad</w:t>
        </w:r>
      </w:ins>
      <w:ins w:id="30" w:author="Charlotte Sophia Bez" w:date="2024-02-12T21:26:00Z">
        <w:r w:rsidR="009D6226">
          <w:rPr>
            <w:rFonts w:ascii="Times New Roman" w:hAnsi="Times New Roman" w:cs="Times New Roman"/>
            <w:color w:val="000000" w:themeColor="text1"/>
            <w:lang w:val="en-US"/>
          </w:rPr>
          <w:t xml:space="preserve">ened </w:t>
        </w:r>
      </w:ins>
      <w:ins w:id="31" w:author="Charlotte Sophia Bez" w:date="2024-02-12T21:23:00Z">
        <w:r w:rsidR="009D6226">
          <w:rPr>
            <w:rFonts w:ascii="Times New Roman" w:hAnsi="Times New Roman" w:cs="Times New Roman"/>
            <w:color w:val="000000" w:themeColor="text1"/>
            <w:lang w:val="en-US"/>
          </w:rPr>
          <w:t>c</w:t>
        </w:r>
      </w:ins>
      <w:ins w:id="32" w:author="Charlotte Sophia Bez" w:date="2024-02-12T21:22:00Z">
        <w:r w:rsidR="0053532C" w:rsidRPr="00376A0E">
          <w:rPr>
            <w:rFonts w:ascii="Times New Roman" w:hAnsi="Times New Roman" w:cs="Times New Roman"/>
            <w:color w:val="000000" w:themeColor="text1"/>
            <w:lang w:val="en-US"/>
          </w:rPr>
          <w:t>limate skepticism</w:t>
        </w:r>
        <w:r w:rsidR="0053532C">
          <w:rPr>
            <w:rFonts w:ascii="Times New Roman" w:hAnsi="Times New Roman" w:cs="Times New Roman"/>
            <w:color w:val="000000" w:themeColor="text1"/>
            <w:lang w:val="en-US"/>
          </w:rPr>
          <w:t xml:space="preserve"> </w:t>
        </w:r>
      </w:ins>
      <w:ins w:id="33" w:author="Charlotte Sophia Bez" w:date="2024-02-12T21:23:00Z">
        <w:r w:rsidR="009D6226">
          <w:rPr>
            <w:rFonts w:ascii="Times New Roman" w:hAnsi="Times New Roman" w:cs="Times New Roman"/>
            <w:color w:val="000000" w:themeColor="text1"/>
            <w:lang w:val="en-US"/>
          </w:rPr>
          <w:t>are</w:t>
        </w:r>
      </w:ins>
      <w:ins w:id="34" w:author="Charlotte Sophia Bez" w:date="2024-02-12T21:25:00Z">
        <w:r w:rsidR="009D6226">
          <w:rPr>
            <w:rFonts w:ascii="Times New Roman" w:hAnsi="Times New Roman" w:cs="Times New Roman"/>
            <w:color w:val="000000" w:themeColor="text1"/>
            <w:lang w:val="en-US"/>
          </w:rPr>
          <w:t xml:space="preserve"> the</w:t>
        </w:r>
      </w:ins>
      <w:ins w:id="35" w:author="Charlotte Sophia Bez" w:date="2024-02-12T21:23:00Z">
        <w:r w:rsidR="009D6226">
          <w:rPr>
            <w:rFonts w:ascii="Times New Roman" w:hAnsi="Times New Roman" w:cs="Times New Roman"/>
            <w:color w:val="000000" w:themeColor="text1"/>
            <w:lang w:val="en-US"/>
          </w:rPr>
          <w:t xml:space="preserve"> “</w:t>
        </w:r>
        <w:r w:rsidR="009D6226" w:rsidRPr="009D6226">
          <w:rPr>
            <w:rFonts w:ascii="Times New Roman" w:hAnsi="Times New Roman" w:cs="Times New Roman"/>
            <w:color w:val="000000" w:themeColor="text1"/>
            <w:lang w:val="en-US"/>
          </w:rPr>
          <w:t>revenge of the places that don’t matter</w:t>
        </w:r>
        <w:r w:rsidR="009D6226">
          <w:rPr>
            <w:rFonts w:ascii="Times New Roman" w:hAnsi="Times New Roman" w:cs="Times New Roman"/>
            <w:color w:val="000000" w:themeColor="text1"/>
            <w:lang w:val="en-US"/>
          </w:rPr>
          <w:t xml:space="preserve">” </w:t>
        </w:r>
      </w:ins>
      <w:ins w:id="36" w:author="Charlotte Sophia Bez" w:date="2024-02-12T21:24:00Z">
        <w:r w:rsidR="009D6226">
          <w:rPr>
            <w:rFonts w:ascii="Times New Roman" w:hAnsi="Times New Roman" w:cs="Times New Roman"/>
            <w:color w:val="000000" w:themeColor="text1"/>
            <w:lang w:val="en-US"/>
          </w:rPr>
          <w:t>(</w:t>
        </w:r>
        <w:r w:rsidR="009D6226" w:rsidRPr="009D6226">
          <w:rPr>
            <w:rFonts w:ascii="Times New Roman" w:hAnsi="Times New Roman" w:cs="Times New Roman"/>
            <w:color w:val="000000" w:themeColor="text1"/>
            <w:lang w:val="en-US"/>
          </w:rPr>
          <w:t>Rodríguez-Pose</w:t>
        </w:r>
        <w:r w:rsidR="009D6226">
          <w:rPr>
            <w:rFonts w:ascii="Times New Roman" w:hAnsi="Times New Roman" w:cs="Times New Roman"/>
            <w:color w:val="000000" w:themeColor="text1"/>
            <w:lang w:val="en-US"/>
          </w:rPr>
          <w:t xml:space="preserve"> 2018)</w:t>
        </w:r>
      </w:ins>
      <w:ins w:id="37" w:author="Charlotte Sophia Bez" w:date="2024-02-12T21:26:00Z">
        <w:r w:rsidR="00442FB0">
          <w:rPr>
            <w:rFonts w:ascii="Times New Roman" w:hAnsi="Times New Roman" w:cs="Times New Roman"/>
            <w:color w:val="000000" w:themeColor="text1"/>
            <w:lang w:val="en-US"/>
          </w:rPr>
          <w:t xml:space="preserve">, triggered by a geography of discontent </w:t>
        </w:r>
      </w:ins>
      <w:ins w:id="38" w:author="Charlotte Sophia Bez" w:date="2024-02-12T21:27:00Z">
        <w:r w:rsidR="00442FB0">
          <w:rPr>
            <w:rFonts w:ascii="Times New Roman" w:hAnsi="Times New Roman" w:cs="Times New Roman"/>
            <w:color w:val="000000" w:themeColor="text1"/>
            <w:lang w:val="en-US"/>
          </w:rPr>
          <w:t xml:space="preserve">across Europe </w:t>
        </w:r>
      </w:ins>
      <w:ins w:id="39" w:author="Charlotte Sophia Bez" w:date="2024-02-12T21:26:00Z">
        <w:r w:rsidR="00442FB0">
          <w:rPr>
            <w:rFonts w:ascii="Times New Roman" w:hAnsi="Times New Roman" w:cs="Times New Roman"/>
            <w:color w:val="000000" w:themeColor="text1"/>
            <w:lang w:val="en-US"/>
          </w:rPr>
          <w:t>(</w:t>
        </w:r>
        <w:r w:rsidR="00442FB0" w:rsidRPr="00442FB0">
          <w:rPr>
            <w:rFonts w:ascii="Times New Roman" w:hAnsi="Times New Roman" w:cs="Times New Roman"/>
            <w:color w:val="000000" w:themeColor="text1"/>
            <w:lang w:val="en-US"/>
            <w:rPrChange w:id="40" w:author="Charlotte Sophia Bez" w:date="2024-02-12T21:27:00Z">
              <w:rPr>
                <w:rFonts w:ascii="Arial" w:hAnsi="Arial" w:cs="Arial"/>
                <w:color w:val="222222"/>
                <w:sz w:val="20"/>
                <w:szCs w:val="20"/>
                <w:shd w:val="clear" w:color="auto" w:fill="FFFFFF"/>
              </w:rPr>
            </w:rPrChange>
          </w:rPr>
          <w:t>Dijkstra</w:t>
        </w:r>
        <w:r w:rsidR="00442FB0" w:rsidRPr="00442FB0">
          <w:rPr>
            <w:rFonts w:ascii="Times New Roman" w:hAnsi="Times New Roman" w:cs="Times New Roman"/>
            <w:color w:val="000000" w:themeColor="text1"/>
            <w:lang w:val="en-US"/>
            <w:rPrChange w:id="41" w:author="Charlotte Sophia Bez" w:date="2024-02-12T21:27:00Z">
              <w:rPr>
                <w:rFonts w:ascii="Arial" w:hAnsi="Arial" w:cs="Arial"/>
                <w:color w:val="222222"/>
                <w:sz w:val="20"/>
                <w:szCs w:val="20"/>
                <w:shd w:val="clear" w:color="auto" w:fill="FFFFFF"/>
                <w:lang w:val="en-US"/>
              </w:rPr>
            </w:rPrChange>
          </w:rPr>
          <w:t xml:space="preserve"> 2020).</w:t>
        </w:r>
      </w:ins>
      <w:r w:rsidR="00FB26EB">
        <w:rPr>
          <w:rFonts w:ascii="Times New Roman" w:hAnsi="Times New Roman" w:cs="Times New Roman"/>
          <w:color w:val="000000" w:themeColor="text1"/>
          <w:lang w:val="en-US"/>
        </w:rPr>
        <w:br/>
      </w:r>
    </w:p>
    <w:p w14:paraId="71DB7BC2" w14:textId="77777777" w:rsidR="00FB26EB" w:rsidRDefault="00FB26EB" w:rsidP="00100646">
      <w:pPr>
        <w:autoSpaceDE w:val="0"/>
        <w:autoSpaceDN w:val="0"/>
        <w:adjustRightInd w:val="0"/>
        <w:rPr>
          <w:rFonts w:ascii="Times New Roman" w:hAnsi="Times New Roman" w:cs="Times New Roman"/>
          <w:color w:val="000000" w:themeColor="text1"/>
          <w:lang w:val="en-US"/>
        </w:rPr>
      </w:pPr>
    </w:p>
    <w:p w14:paraId="5919C8F1" w14:textId="353EA52B" w:rsidR="00FA2AC6" w:rsidRPr="00376A0E" w:rsidRDefault="009724E9" w:rsidP="00100646">
      <w:pPr>
        <w:autoSpaceDE w:val="0"/>
        <w:autoSpaceDN w:val="0"/>
        <w:adjustRightInd w:val="0"/>
        <w:rPr>
          <w:rFonts w:ascii="Times New Roman" w:hAnsi="Times New Roman" w:cs="Times New Roman"/>
          <w:color w:val="000000" w:themeColor="text1"/>
          <w:lang w:val="en-US"/>
        </w:rPr>
      </w:pPr>
      <w:commentRangeStart w:id="42"/>
      <w:r>
        <w:rPr>
          <w:rFonts w:ascii="Times New Roman" w:hAnsi="Times New Roman" w:cs="Times New Roman"/>
          <w:color w:val="000000" w:themeColor="text1"/>
          <w:lang w:val="en-US"/>
        </w:rPr>
        <w:t xml:space="preserve">Theoretical </w:t>
      </w:r>
      <w:r w:rsidR="00FB26EB">
        <w:rPr>
          <w:rFonts w:ascii="Times New Roman" w:hAnsi="Times New Roman" w:cs="Times New Roman"/>
          <w:color w:val="000000" w:themeColor="text1"/>
          <w:lang w:val="en-US"/>
        </w:rPr>
        <w:t>Background</w:t>
      </w:r>
      <w:r w:rsidR="00E97EFB">
        <w:rPr>
          <w:rFonts w:ascii="Times New Roman" w:hAnsi="Times New Roman" w:cs="Times New Roman"/>
          <w:color w:val="000000" w:themeColor="text1"/>
          <w:lang w:val="en-US"/>
        </w:rPr>
        <w:br/>
      </w:r>
      <w:commentRangeEnd w:id="42"/>
      <w:r w:rsidR="004A33AD">
        <w:rPr>
          <w:rStyle w:val="CommentReference"/>
        </w:rPr>
        <w:commentReference w:id="42"/>
      </w:r>
    </w:p>
    <w:p w14:paraId="1C67DA02" w14:textId="77777777" w:rsidR="00A26B27" w:rsidRPr="00376A0E" w:rsidRDefault="008129AF" w:rsidP="007A0CF1">
      <w:pPr>
        <w:autoSpaceDE w:val="0"/>
        <w:autoSpaceDN w:val="0"/>
        <w:adjustRightInd w:val="0"/>
        <w:rPr>
          <w:rStyle w:val="CommentReference"/>
          <w:rFonts w:ascii="Times New Roman" w:hAnsi="Times New Roman" w:cs="Times New Roman"/>
          <w:color w:val="000000" w:themeColor="text1"/>
          <w:sz w:val="24"/>
          <w:szCs w:val="24"/>
        </w:rPr>
      </w:pPr>
      <w:r w:rsidRPr="00376A0E">
        <w:rPr>
          <w:rFonts w:ascii="Times New Roman" w:hAnsi="Times New Roman" w:cs="Times New Roman"/>
          <w:color w:val="000000" w:themeColor="text1"/>
          <w:lang w:val="en-US"/>
        </w:rPr>
        <w:t>Lockwood (2018) lays out d</w:t>
      </w:r>
      <w:r w:rsidR="0090637A" w:rsidRPr="00376A0E">
        <w:rPr>
          <w:rFonts w:ascii="Times New Roman" w:hAnsi="Times New Roman" w:cs="Times New Roman"/>
          <w:color w:val="000000" w:themeColor="text1"/>
          <w:lang w:val="en-US"/>
        </w:rPr>
        <w:t xml:space="preserve">iverging </w:t>
      </w:r>
      <w:r w:rsidR="003B032D" w:rsidRPr="00376A0E">
        <w:rPr>
          <w:rFonts w:ascii="Times New Roman" w:hAnsi="Times New Roman" w:cs="Times New Roman"/>
          <w:color w:val="000000" w:themeColor="text1"/>
          <w:lang w:val="en-US"/>
        </w:rPr>
        <w:t>theories</w:t>
      </w:r>
      <w:r w:rsidR="00D845B6" w:rsidRPr="00376A0E">
        <w:rPr>
          <w:rFonts w:ascii="Times New Roman" w:hAnsi="Times New Roman" w:cs="Times New Roman"/>
          <w:color w:val="000000" w:themeColor="text1"/>
          <w:lang w:val="en-US"/>
        </w:rPr>
        <w:t xml:space="preserve"> </w:t>
      </w:r>
      <w:r w:rsidR="0052400B" w:rsidRPr="00376A0E">
        <w:rPr>
          <w:rFonts w:ascii="Times New Roman" w:hAnsi="Times New Roman" w:cs="Times New Roman"/>
          <w:color w:val="000000" w:themeColor="text1"/>
          <w:lang w:val="en-US"/>
        </w:rPr>
        <w:t xml:space="preserve">to </w:t>
      </w:r>
      <w:r w:rsidR="003B032D" w:rsidRPr="00376A0E">
        <w:rPr>
          <w:rFonts w:ascii="Times New Roman" w:hAnsi="Times New Roman" w:cs="Times New Roman"/>
          <w:color w:val="000000" w:themeColor="text1"/>
          <w:lang w:val="en-US"/>
        </w:rPr>
        <w:t xml:space="preserve">explain </w:t>
      </w:r>
      <w:r w:rsidR="00D845B6" w:rsidRPr="00376A0E">
        <w:rPr>
          <w:rFonts w:ascii="Times New Roman" w:hAnsi="Times New Roman" w:cs="Times New Roman"/>
          <w:color w:val="000000" w:themeColor="text1"/>
          <w:lang w:val="en-US"/>
        </w:rPr>
        <w:t xml:space="preserve">why individuals </w:t>
      </w:r>
      <w:r w:rsidR="00EB096A" w:rsidRPr="00376A0E">
        <w:rPr>
          <w:rFonts w:ascii="Times New Roman" w:hAnsi="Times New Roman" w:cs="Times New Roman"/>
          <w:color w:val="000000" w:themeColor="text1"/>
          <w:lang w:val="en-US"/>
        </w:rPr>
        <w:t>that</w:t>
      </w:r>
      <w:r w:rsidR="00D845B6" w:rsidRPr="00376A0E">
        <w:rPr>
          <w:rFonts w:ascii="Times New Roman" w:hAnsi="Times New Roman" w:cs="Times New Roman"/>
          <w:color w:val="000000" w:themeColor="text1"/>
          <w:lang w:val="en-US"/>
        </w:rPr>
        <w:t xml:space="preserve"> endorse RWP parties tend to be more climate skeptic.</w:t>
      </w:r>
      <w:r w:rsidR="00EB096A" w:rsidRPr="00376A0E">
        <w:rPr>
          <w:rFonts w:ascii="Times New Roman" w:hAnsi="Times New Roman" w:cs="Times New Roman"/>
          <w:color w:val="000000" w:themeColor="text1"/>
          <w:lang w:val="en-US"/>
        </w:rPr>
        <w:t xml:space="preserve"> </w:t>
      </w:r>
      <w:r w:rsidR="00FC52FD" w:rsidRPr="00376A0E">
        <w:rPr>
          <w:rFonts w:ascii="Times New Roman" w:hAnsi="Times New Roman" w:cs="Times New Roman"/>
          <w:color w:val="000000" w:themeColor="text1"/>
          <w:lang w:val="en-US"/>
        </w:rPr>
        <w:t>Proponents of the</w:t>
      </w:r>
      <w:r w:rsidR="00EB096A" w:rsidRPr="00376A0E">
        <w:rPr>
          <w:rFonts w:ascii="Times New Roman" w:hAnsi="Times New Roman" w:cs="Times New Roman"/>
          <w:color w:val="000000" w:themeColor="text1"/>
          <w:lang w:val="en-US"/>
        </w:rPr>
        <w:t xml:space="preserve"> </w:t>
      </w:r>
      <w:r w:rsidR="00FC52FD" w:rsidRPr="00376A0E">
        <w:rPr>
          <w:rFonts w:ascii="Times New Roman" w:hAnsi="Times New Roman" w:cs="Times New Roman"/>
          <w:color w:val="000000" w:themeColor="text1"/>
          <w:lang w:val="en-US"/>
        </w:rPr>
        <w:t>‘</w:t>
      </w:r>
      <w:r w:rsidR="00EB096A" w:rsidRPr="00376A0E">
        <w:rPr>
          <w:rFonts w:ascii="Times New Roman" w:hAnsi="Times New Roman" w:cs="Times New Roman"/>
          <w:color w:val="000000" w:themeColor="text1"/>
          <w:lang w:val="en-US"/>
        </w:rPr>
        <w:t>structuralist</w:t>
      </w:r>
      <w:r w:rsidR="00FC52FD" w:rsidRPr="00376A0E">
        <w:rPr>
          <w:rFonts w:ascii="Times New Roman" w:hAnsi="Times New Roman" w:cs="Times New Roman"/>
          <w:color w:val="000000" w:themeColor="text1"/>
          <w:lang w:val="en-US"/>
        </w:rPr>
        <w:t>’</w:t>
      </w:r>
      <w:r w:rsidR="00EB096A" w:rsidRPr="00376A0E">
        <w:rPr>
          <w:rFonts w:ascii="Times New Roman" w:hAnsi="Times New Roman" w:cs="Times New Roman"/>
          <w:color w:val="000000" w:themeColor="text1"/>
          <w:lang w:val="en-US"/>
        </w:rPr>
        <w:t xml:space="preserve"> </w:t>
      </w:r>
      <w:r w:rsidR="00FC52FD" w:rsidRPr="00376A0E">
        <w:rPr>
          <w:rFonts w:ascii="Times New Roman" w:hAnsi="Times New Roman" w:cs="Times New Roman"/>
          <w:color w:val="000000" w:themeColor="text1"/>
          <w:lang w:val="en-US"/>
        </w:rPr>
        <w:t>theory contend</w:t>
      </w:r>
      <w:r w:rsidR="00EB096A" w:rsidRPr="00376A0E">
        <w:rPr>
          <w:rFonts w:ascii="Times New Roman" w:hAnsi="Times New Roman" w:cs="Times New Roman"/>
          <w:color w:val="000000" w:themeColor="text1"/>
          <w:lang w:val="en-US"/>
        </w:rPr>
        <w:t xml:space="preserve"> that changes in the global economy's structure </w:t>
      </w:r>
      <w:r w:rsidR="00BE1B30" w:rsidRPr="00376A0E">
        <w:rPr>
          <w:rFonts w:ascii="Times New Roman" w:hAnsi="Times New Roman" w:cs="Times New Roman"/>
          <w:color w:val="000000" w:themeColor="text1"/>
          <w:lang w:val="en-US"/>
        </w:rPr>
        <w:t>resulting in job loss, rising inequality</w:t>
      </w:r>
      <w:r w:rsidR="0052400B" w:rsidRPr="00376A0E">
        <w:rPr>
          <w:rFonts w:ascii="Times New Roman" w:hAnsi="Times New Roman" w:cs="Times New Roman"/>
          <w:color w:val="000000" w:themeColor="text1"/>
          <w:lang w:val="en-US"/>
        </w:rPr>
        <w:t>,</w:t>
      </w:r>
      <w:r w:rsidR="00BE1B30" w:rsidRPr="00376A0E">
        <w:rPr>
          <w:rFonts w:ascii="Times New Roman" w:hAnsi="Times New Roman" w:cs="Times New Roman"/>
          <w:color w:val="000000" w:themeColor="text1"/>
          <w:lang w:val="en-US"/>
        </w:rPr>
        <w:t xml:space="preserve"> and stagnant wages </w:t>
      </w:r>
      <w:r w:rsidR="00EB096A" w:rsidRPr="00376A0E">
        <w:rPr>
          <w:rFonts w:ascii="Times New Roman" w:hAnsi="Times New Roman" w:cs="Times New Roman"/>
          <w:color w:val="000000" w:themeColor="text1"/>
          <w:lang w:val="en-US"/>
        </w:rPr>
        <w:t xml:space="preserve">have not only contributed to the ascent of </w:t>
      </w:r>
      <w:r w:rsidR="0052400B" w:rsidRPr="00376A0E">
        <w:rPr>
          <w:rFonts w:ascii="Times New Roman" w:hAnsi="Times New Roman" w:cs="Times New Roman"/>
          <w:color w:val="000000" w:themeColor="text1"/>
          <w:lang w:val="en-US"/>
        </w:rPr>
        <w:t>RWP</w:t>
      </w:r>
      <w:r w:rsidR="00B7209F" w:rsidRPr="00376A0E">
        <w:rPr>
          <w:rFonts w:ascii="Times New Roman" w:hAnsi="Times New Roman" w:cs="Times New Roman"/>
          <w:color w:val="000000" w:themeColor="text1"/>
          <w:lang w:val="en-US"/>
        </w:rPr>
        <w:t xml:space="preserve"> </w:t>
      </w:r>
      <w:r w:rsidR="00EB096A" w:rsidRPr="00376A0E">
        <w:rPr>
          <w:rFonts w:ascii="Times New Roman" w:hAnsi="Times New Roman" w:cs="Times New Roman"/>
          <w:color w:val="000000" w:themeColor="text1"/>
          <w:lang w:val="en-US"/>
        </w:rPr>
        <w:t xml:space="preserve">but have also resulted in diminished </w:t>
      </w:r>
      <w:r w:rsidR="0052400B" w:rsidRPr="00376A0E">
        <w:rPr>
          <w:rFonts w:ascii="Times New Roman" w:hAnsi="Times New Roman" w:cs="Times New Roman"/>
          <w:color w:val="000000" w:themeColor="text1"/>
          <w:lang w:val="en-US"/>
        </w:rPr>
        <w:t xml:space="preserve">climate </w:t>
      </w:r>
      <w:r w:rsidR="00EB096A" w:rsidRPr="00376A0E">
        <w:rPr>
          <w:rFonts w:ascii="Times New Roman" w:hAnsi="Times New Roman" w:cs="Times New Roman"/>
          <w:color w:val="000000" w:themeColor="text1"/>
          <w:lang w:val="en-US"/>
        </w:rPr>
        <w:t xml:space="preserve">concern, </w:t>
      </w:r>
      <w:commentRangeStart w:id="43"/>
      <w:r w:rsidR="00EB096A" w:rsidRPr="00376A0E">
        <w:rPr>
          <w:rFonts w:ascii="Times New Roman" w:hAnsi="Times New Roman" w:cs="Times New Roman"/>
          <w:color w:val="000000" w:themeColor="text1"/>
          <w:lang w:val="en-US"/>
        </w:rPr>
        <w:t xml:space="preserve">as </w:t>
      </w:r>
      <w:r w:rsidR="00B7209F" w:rsidRPr="00376A0E">
        <w:rPr>
          <w:rFonts w:ascii="Times New Roman" w:hAnsi="Times New Roman" w:cs="Times New Roman"/>
          <w:color w:val="000000" w:themeColor="text1"/>
          <w:lang w:val="en-US"/>
        </w:rPr>
        <w:t xml:space="preserve">materialist worries </w:t>
      </w:r>
      <w:r w:rsidR="00EB096A" w:rsidRPr="00376A0E">
        <w:rPr>
          <w:rFonts w:ascii="Times New Roman" w:hAnsi="Times New Roman" w:cs="Times New Roman"/>
          <w:color w:val="000000" w:themeColor="text1"/>
          <w:lang w:val="en-US"/>
        </w:rPr>
        <w:t>intensify among a wide segment of the population.</w:t>
      </w:r>
      <w:r w:rsidR="00B7209F" w:rsidRPr="00376A0E">
        <w:rPr>
          <w:rFonts w:ascii="Times New Roman" w:hAnsi="Times New Roman" w:cs="Times New Roman"/>
          <w:color w:val="000000" w:themeColor="text1"/>
          <w:lang w:val="en-US"/>
        </w:rPr>
        <w:t xml:space="preserve"> </w:t>
      </w:r>
      <w:commentRangeEnd w:id="43"/>
      <w:r w:rsidR="0052400B" w:rsidRPr="00376A0E">
        <w:rPr>
          <w:rStyle w:val="CommentReference"/>
          <w:rFonts w:ascii="Times New Roman" w:hAnsi="Times New Roman" w:cs="Times New Roman"/>
          <w:color w:val="000000" w:themeColor="text1"/>
          <w:sz w:val="24"/>
          <w:szCs w:val="24"/>
        </w:rPr>
        <w:commentReference w:id="43"/>
      </w:r>
    </w:p>
    <w:p w14:paraId="792C45D8" w14:textId="57A9D729" w:rsidR="00E14247" w:rsidRPr="00376A0E" w:rsidRDefault="00E14247" w:rsidP="00356818">
      <w:pPr>
        <w:autoSpaceDE w:val="0"/>
        <w:autoSpaceDN w:val="0"/>
        <w:adjustRightInd w:val="0"/>
        <w:rPr>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 xml:space="preserve">Indeed, a vast body of literature shows that </w:t>
      </w:r>
      <w:r w:rsidR="00356818" w:rsidRPr="00376A0E">
        <w:rPr>
          <w:rFonts w:ascii="Times New Roman" w:hAnsi="Times New Roman" w:cs="Times New Roman"/>
          <w:color w:val="000000" w:themeColor="text1"/>
          <w:lang w:val="en-US"/>
        </w:rPr>
        <w:t>structural economic conditions</w:t>
      </w:r>
      <w:r w:rsidRPr="00376A0E">
        <w:rPr>
          <w:rFonts w:ascii="Times New Roman" w:hAnsi="Times New Roman" w:cs="Times New Roman"/>
          <w:color w:val="000000" w:themeColor="text1"/>
          <w:lang w:val="en-US"/>
        </w:rPr>
        <w:t xml:space="preserve">, </w:t>
      </w:r>
      <w:r w:rsidR="00ED02DC" w:rsidRPr="00376A0E">
        <w:rPr>
          <w:rFonts w:ascii="Times New Roman" w:hAnsi="Times New Roman" w:cs="Times New Roman"/>
          <w:color w:val="000000" w:themeColor="text1"/>
          <w:lang w:val="en-US"/>
        </w:rPr>
        <w:t xml:space="preserve">such as </w:t>
      </w:r>
      <w:r w:rsidRPr="00376A0E">
        <w:rPr>
          <w:rFonts w:ascii="Times New Roman" w:hAnsi="Times New Roman" w:cs="Times New Roman"/>
          <w:color w:val="000000" w:themeColor="text1"/>
          <w:lang w:val="en-US"/>
        </w:rPr>
        <w:t xml:space="preserve"> </w:t>
      </w:r>
    </w:p>
    <w:p w14:paraId="2BF0AF7E" w14:textId="0DA2FCE8" w:rsidR="00E97EFB" w:rsidRDefault="00356818" w:rsidP="009632D6">
      <w:pPr>
        <w:autoSpaceDE w:val="0"/>
        <w:autoSpaceDN w:val="0"/>
        <w:adjustRightInd w:val="0"/>
        <w:rPr>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inequality (</w:t>
      </w:r>
      <w:proofErr w:type="spellStart"/>
      <w:r w:rsidRPr="00376A0E">
        <w:rPr>
          <w:rFonts w:ascii="Times New Roman" w:hAnsi="Times New Roman" w:cs="Times New Roman"/>
          <w:color w:val="000000" w:themeColor="text1"/>
          <w:lang w:val="en-US"/>
        </w:rPr>
        <w:t>Hufe</w:t>
      </w:r>
      <w:proofErr w:type="spellEnd"/>
      <w:r w:rsidRPr="00376A0E">
        <w:rPr>
          <w:rFonts w:ascii="Times New Roman" w:hAnsi="Times New Roman" w:cs="Times New Roman"/>
          <w:color w:val="000000" w:themeColor="text1"/>
          <w:lang w:val="en-US"/>
        </w:rPr>
        <w:t xml:space="preserve"> et al., 2022), globalization (Autor et al., 2020), immigration (Dinas et al., 2019), social mobility (</w:t>
      </w:r>
      <w:proofErr w:type="spellStart"/>
      <w:r w:rsidRPr="00376A0E">
        <w:rPr>
          <w:rFonts w:ascii="Times New Roman" w:hAnsi="Times New Roman" w:cs="Times New Roman"/>
          <w:color w:val="000000" w:themeColor="text1"/>
          <w:lang w:val="en-US"/>
        </w:rPr>
        <w:t>Protzer</w:t>
      </w:r>
      <w:proofErr w:type="spellEnd"/>
      <w:r w:rsidRPr="00376A0E">
        <w:rPr>
          <w:rFonts w:ascii="Times New Roman" w:hAnsi="Times New Roman" w:cs="Times New Roman"/>
          <w:color w:val="000000" w:themeColor="text1"/>
          <w:lang w:val="en-US"/>
        </w:rPr>
        <w:t xml:space="preserve">, 2021), unemployment (Bergh &amp; </w:t>
      </w:r>
      <w:proofErr w:type="spellStart"/>
      <w:r w:rsidRPr="00376A0E">
        <w:rPr>
          <w:rFonts w:ascii="Times New Roman" w:hAnsi="Times New Roman" w:cs="Times New Roman"/>
          <w:color w:val="000000" w:themeColor="text1"/>
          <w:lang w:val="en-US"/>
        </w:rPr>
        <w:t>Kärnä</w:t>
      </w:r>
      <w:proofErr w:type="spellEnd"/>
      <w:r w:rsidRPr="00376A0E">
        <w:rPr>
          <w:rFonts w:ascii="Times New Roman" w:hAnsi="Times New Roman" w:cs="Times New Roman"/>
          <w:color w:val="000000" w:themeColor="text1"/>
          <w:lang w:val="en-US"/>
        </w:rPr>
        <w:t xml:space="preserve">, 2021) as well as </w:t>
      </w:r>
      <w:r w:rsidR="00E43827">
        <w:rPr>
          <w:rFonts w:ascii="Times New Roman" w:hAnsi="Times New Roman" w:cs="Times New Roman"/>
          <w:color w:val="000000" w:themeColor="text1"/>
          <w:lang w:val="en-US"/>
        </w:rPr>
        <w:t xml:space="preserve">levels of </w:t>
      </w:r>
      <w:r w:rsidRPr="00376A0E">
        <w:rPr>
          <w:rFonts w:ascii="Times New Roman" w:hAnsi="Times New Roman" w:cs="Times New Roman"/>
          <w:color w:val="000000" w:themeColor="text1"/>
          <w:lang w:val="en-US"/>
        </w:rPr>
        <w:t>social spending (Foster &amp; Frieden; 2020)</w:t>
      </w:r>
      <w:r w:rsidR="00E14247" w:rsidRPr="00376A0E">
        <w:rPr>
          <w:rFonts w:ascii="Times New Roman" w:hAnsi="Times New Roman" w:cs="Times New Roman"/>
          <w:color w:val="000000" w:themeColor="text1"/>
          <w:lang w:val="en-US"/>
        </w:rPr>
        <w:t>,</w:t>
      </w:r>
      <w:r w:rsidR="00ED02DC" w:rsidRPr="00376A0E">
        <w:rPr>
          <w:rFonts w:ascii="Times New Roman" w:hAnsi="Times New Roman" w:cs="Times New Roman"/>
          <w:color w:val="000000" w:themeColor="text1"/>
        </w:rPr>
        <w:t xml:space="preserve"> </w:t>
      </w:r>
      <w:r w:rsidR="00ED02DC" w:rsidRPr="00376A0E">
        <w:rPr>
          <w:rFonts w:ascii="Times New Roman" w:hAnsi="Times New Roman" w:cs="Times New Roman"/>
          <w:color w:val="000000" w:themeColor="text1"/>
          <w:lang w:val="en-US"/>
        </w:rPr>
        <w:t xml:space="preserve">are potential drivers behind the </w:t>
      </w:r>
      <w:del w:id="44" w:author="Charlotte Sophia Bez" w:date="2024-02-12T21:28:00Z">
        <w:r w:rsidR="00C24B3A" w:rsidRPr="00376A0E" w:rsidDel="001B6982">
          <w:rPr>
            <w:rFonts w:ascii="Times New Roman" w:hAnsi="Times New Roman" w:cs="Times New Roman"/>
            <w:color w:val="000000" w:themeColor="text1"/>
            <w:lang w:val="en-US"/>
          </w:rPr>
          <w:delText>re</w:delText>
        </w:r>
        <w:r w:rsidR="00ED02DC" w:rsidRPr="00376A0E" w:rsidDel="001B6982">
          <w:rPr>
            <w:rFonts w:ascii="Times New Roman" w:hAnsi="Times New Roman" w:cs="Times New Roman"/>
            <w:color w:val="000000" w:themeColor="text1"/>
            <w:lang w:val="en-US"/>
          </w:rPr>
          <w:delText xml:space="preserve">emergence </w:delText>
        </w:r>
      </w:del>
      <w:ins w:id="45" w:author="Charlotte Sophia Bez" w:date="2024-02-12T21:28:00Z">
        <w:r w:rsidR="001B6982">
          <w:rPr>
            <w:rFonts w:ascii="Times New Roman" w:hAnsi="Times New Roman" w:cs="Times New Roman"/>
            <w:color w:val="000000" w:themeColor="text1"/>
            <w:lang w:val="en-US"/>
          </w:rPr>
          <w:t>support</w:t>
        </w:r>
        <w:r w:rsidR="001B6982" w:rsidRPr="00376A0E">
          <w:rPr>
            <w:rFonts w:ascii="Times New Roman" w:hAnsi="Times New Roman" w:cs="Times New Roman"/>
            <w:color w:val="000000" w:themeColor="text1"/>
            <w:lang w:val="en-US"/>
          </w:rPr>
          <w:t xml:space="preserve"> </w:t>
        </w:r>
      </w:ins>
      <w:r w:rsidR="00ED02DC" w:rsidRPr="00376A0E">
        <w:rPr>
          <w:rFonts w:ascii="Times New Roman" w:hAnsi="Times New Roman" w:cs="Times New Roman"/>
          <w:color w:val="000000" w:themeColor="text1"/>
          <w:lang w:val="en-US"/>
        </w:rPr>
        <w:t>of RWP parties.</w:t>
      </w:r>
      <w:r w:rsidR="00C24B3A" w:rsidRPr="00376A0E">
        <w:rPr>
          <w:rFonts w:ascii="Times New Roman" w:hAnsi="Times New Roman" w:cs="Times New Roman"/>
          <w:color w:val="000000" w:themeColor="text1"/>
          <w:lang w:val="en-US"/>
        </w:rPr>
        <w:t xml:space="preserve"> At the same time,</w:t>
      </w:r>
      <w:ins w:id="46" w:author="Charlotte Sophia Bez" w:date="2024-02-12T21:29:00Z">
        <w:r w:rsidR="001B6982">
          <w:rPr>
            <w:rFonts w:ascii="Times New Roman" w:hAnsi="Times New Roman" w:cs="Times New Roman"/>
            <w:color w:val="000000" w:themeColor="text1"/>
            <w:lang w:val="en-US"/>
          </w:rPr>
          <w:t xml:space="preserve"> the literature has established a robust link between</w:t>
        </w:r>
      </w:ins>
      <w:r w:rsidR="00C24B3A" w:rsidRPr="00376A0E">
        <w:rPr>
          <w:rFonts w:ascii="Times New Roman" w:hAnsi="Times New Roman" w:cs="Times New Roman"/>
          <w:color w:val="000000" w:themeColor="text1"/>
          <w:lang w:val="en-US"/>
        </w:rPr>
        <w:t xml:space="preserve"> </w:t>
      </w:r>
      <w:del w:id="47" w:author="Charlotte Sophia Bez" w:date="2024-02-12T21:29:00Z">
        <w:r w:rsidR="00C24B3A" w:rsidRPr="00376A0E" w:rsidDel="001B6982">
          <w:rPr>
            <w:rFonts w:ascii="Times New Roman" w:hAnsi="Times New Roman" w:cs="Times New Roman"/>
            <w:color w:val="000000" w:themeColor="text1"/>
            <w:lang w:val="en-US"/>
          </w:rPr>
          <w:delText xml:space="preserve">numerous studies indicate that </w:delText>
        </w:r>
      </w:del>
      <w:r w:rsidR="00C24B3A" w:rsidRPr="00376A0E">
        <w:rPr>
          <w:rFonts w:ascii="Times New Roman" w:hAnsi="Times New Roman" w:cs="Times New Roman"/>
          <w:color w:val="000000" w:themeColor="text1"/>
          <w:lang w:val="en-US"/>
        </w:rPr>
        <w:t xml:space="preserve">economic conditions </w:t>
      </w:r>
      <w:del w:id="48" w:author="Charlotte Sophia Bez" w:date="2024-02-12T21:29:00Z">
        <w:r w:rsidR="00C24B3A" w:rsidRPr="00376A0E" w:rsidDel="001B6982">
          <w:rPr>
            <w:rFonts w:ascii="Times New Roman" w:hAnsi="Times New Roman" w:cs="Times New Roman"/>
            <w:color w:val="000000" w:themeColor="text1"/>
            <w:lang w:val="en-US"/>
          </w:rPr>
          <w:delText>are linked to an individual's perspective on</w:delText>
        </w:r>
      </w:del>
      <w:ins w:id="49" w:author="Charlotte Sophia Bez" w:date="2024-02-12T21:29:00Z">
        <w:r w:rsidR="001B6982">
          <w:rPr>
            <w:rFonts w:ascii="Times New Roman" w:hAnsi="Times New Roman" w:cs="Times New Roman"/>
            <w:color w:val="000000" w:themeColor="text1"/>
            <w:lang w:val="en-US"/>
          </w:rPr>
          <w:t>and</w:t>
        </w:r>
      </w:ins>
      <w:r w:rsidR="00C24B3A" w:rsidRPr="00376A0E">
        <w:rPr>
          <w:rFonts w:ascii="Times New Roman" w:hAnsi="Times New Roman" w:cs="Times New Roman"/>
          <w:color w:val="000000" w:themeColor="text1"/>
          <w:lang w:val="en-US"/>
        </w:rPr>
        <w:t xml:space="preserve"> climate change</w:t>
      </w:r>
      <w:ins w:id="50" w:author="Charlotte Sophia Bez" w:date="2024-02-12T21:29:00Z">
        <w:r w:rsidR="001B6982">
          <w:rPr>
            <w:rFonts w:ascii="Times New Roman" w:hAnsi="Times New Roman" w:cs="Times New Roman"/>
            <w:color w:val="000000" w:themeColor="text1"/>
            <w:lang w:val="en-US"/>
          </w:rPr>
          <w:t xml:space="preserve"> </w:t>
        </w:r>
      </w:ins>
      <w:ins w:id="51" w:author="Charlotte Sophia Bez" w:date="2024-02-12T21:30:00Z">
        <w:r w:rsidR="001B6982">
          <w:rPr>
            <w:rFonts w:ascii="Times New Roman" w:hAnsi="Times New Roman" w:cs="Times New Roman"/>
            <w:color w:val="000000" w:themeColor="text1"/>
            <w:lang w:val="en-US"/>
          </w:rPr>
          <w:t>attitudes at the individual</w:t>
        </w:r>
      </w:ins>
      <w:ins w:id="52" w:author="Charlotte Sophia Bez" w:date="2024-02-12T21:32:00Z">
        <w:r w:rsidR="00D856F0">
          <w:rPr>
            <w:rFonts w:ascii="Times New Roman" w:hAnsi="Times New Roman" w:cs="Times New Roman"/>
            <w:color w:val="000000" w:themeColor="text1"/>
            <w:lang w:val="en-US"/>
          </w:rPr>
          <w:t xml:space="preserve"> </w:t>
        </w:r>
      </w:ins>
      <w:del w:id="53" w:author="Charlotte Sophia Bez" w:date="2024-02-12T21:30:00Z">
        <w:r w:rsidR="00C24B3A" w:rsidRPr="00376A0E" w:rsidDel="001B6982">
          <w:rPr>
            <w:rFonts w:ascii="Times New Roman" w:hAnsi="Times New Roman" w:cs="Times New Roman"/>
            <w:color w:val="000000" w:themeColor="text1"/>
            <w:lang w:val="en-US"/>
          </w:rPr>
          <w:delText xml:space="preserve"> </w:delText>
        </w:r>
      </w:del>
      <w:r w:rsidR="00C24B3A" w:rsidRPr="00376A0E">
        <w:rPr>
          <w:rFonts w:ascii="Times New Roman" w:hAnsi="Times New Roman" w:cs="Times New Roman"/>
          <w:color w:val="000000" w:themeColor="text1"/>
          <w:lang w:val="en-US"/>
        </w:rPr>
        <w:t>(</w:t>
      </w:r>
      <w:proofErr w:type="spellStart"/>
      <w:r w:rsidR="00C24B3A" w:rsidRPr="00376A0E">
        <w:rPr>
          <w:rFonts w:ascii="Times New Roman" w:hAnsi="Times New Roman" w:cs="Times New Roman"/>
          <w:color w:val="000000" w:themeColor="text1"/>
          <w:lang w:val="en-US"/>
        </w:rPr>
        <w:t>Duijndam</w:t>
      </w:r>
      <w:proofErr w:type="spellEnd"/>
      <w:r w:rsidR="00C24B3A" w:rsidRPr="00376A0E">
        <w:rPr>
          <w:rFonts w:ascii="Times New Roman" w:hAnsi="Times New Roman" w:cs="Times New Roman"/>
          <w:color w:val="000000" w:themeColor="text1"/>
          <w:lang w:val="en-US"/>
        </w:rPr>
        <w:t xml:space="preserve"> &amp; van </w:t>
      </w:r>
      <w:proofErr w:type="spellStart"/>
      <w:r w:rsidR="00C24B3A" w:rsidRPr="00376A0E">
        <w:rPr>
          <w:rFonts w:ascii="Times New Roman" w:hAnsi="Times New Roman" w:cs="Times New Roman"/>
          <w:color w:val="000000" w:themeColor="text1"/>
          <w:lang w:val="en-US"/>
        </w:rPr>
        <w:t>Beukering</w:t>
      </w:r>
      <w:proofErr w:type="spellEnd"/>
      <w:r w:rsidR="00C24B3A" w:rsidRPr="00376A0E">
        <w:rPr>
          <w:rFonts w:ascii="Times New Roman" w:hAnsi="Times New Roman" w:cs="Times New Roman"/>
          <w:color w:val="000000" w:themeColor="text1"/>
          <w:lang w:val="en-US"/>
        </w:rPr>
        <w:t xml:space="preserve">, 2020; Kenny, 2019; Scruggs &amp; </w:t>
      </w:r>
      <w:proofErr w:type="spellStart"/>
      <w:r w:rsidR="00C24B3A" w:rsidRPr="00376A0E">
        <w:rPr>
          <w:rFonts w:ascii="Times New Roman" w:hAnsi="Times New Roman" w:cs="Times New Roman"/>
          <w:color w:val="000000" w:themeColor="text1"/>
          <w:lang w:val="en-US"/>
        </w:rPr>
        <w:t>Benegal</w:t>
      </w:r>
      <w:proofErr w:type="spellEnd"/>
      <w:r w:rsidR="00C24B3A" w:rsidRPr="00376A0E">
        <w:rPr>
          <w:rFonts w:ascii="Times New Roman" w:hAnsi="Times New Roman" w:cs="Times New Roman"/>
          <w:color w:val="000000" w:themeColor="text1"/>
          <w:lang w:val="en-US"/>
        </w:rPr>
        <w:t>, 2012)</w:t>
      </w:r>
      <w:ins w:id="54" w:author="Charlotte Sophia Bez" w:date="2024-02-12T21:30:00Z">
        <w:r w:rsidR="001B6982">
          <w:rPr>
            <w:rFonts w:ascii="Times New Roman" w:hAnsi="Times New Roman" w:cs="Times New Roman"/>
            <w:color w:val="000000" w:themeColor="text1"/>
            <w:lang w:val="en-US"/>
          </w:rPr>
          <w:t xml:space="preserve"> </w:t>
        </w:r>
      </w:ins>
      <w:ins w:id="55" w:author="Charlotte Sophia Bez" w:date="2024-02-12T21:32:00Z">
        <w:r w:rsidR="00D856F0">
          <w:rPr>
            <w:rFonts w:ascii="Times New Roman" w:hAnsi="Times New Roman" w:cs="Times New Roman"/>
            <w:color w:val="000000" w:themeColor="text1"/>
            <w:lang w:val="en-US"/>
          </w:rPr>
          <w:t>and</w:t>
        </w:r>
      </w:ins>
      <w:ins w:id="56" w:author="Charlotte Sophia Bez" w:date="2024-02-12T21:30:00Z">
        <w:r w:rsidR="001B6982">
          <w:rPr>
            <w:rFonts w:ascii="Times New Roman" w:hAnsi="Times New Roman" w:cs="Times New Roman"/>
            <w:color w:val="000000" w:themeColor="text1"/>
            <w:lang w:val="en-US"/>
          </w:rPr>
          <w:t xml:space="preserve"> regional level (Bez et al 2023)</w:t>
        </w:r>
      </w:ins>
      <w:r w:rsidR="00C24B3A" w:rsidRPr="00376A0E">
        <w:rPr>
          <w:rFonts w:ascii="Times New Roman" w:hAnsi="Times New Roman" w:cs="Times New Roman"/>
          <w:color w:val="000000" w:themeColor="text1"/>
          <w:lang w:val="en-US"/>
        </w:rPr>
        <w:t xml:space="preserve">. </w:t>
      </w:r>
      <w:commentRangeStart w:id="57"/>
      <w:r w:rsidR="00A26B27" w:rsidRPr="00376A0E">
        <w:rPr>
          <w:rFonts w:ascii="Times New Roman" w:hAnsi="Times New Roman" w:cs="Times New Roman"/>
          <w:color w:val="000000" w:themeColor="text1"/>
          <w:lang w:val="en-US"/>
        </w:rPr>
        <w:t>S</w:t>
      </w:r>
      <w:r w:rsidR="00B7209F" w:rsidRPr="00376A0E">
        <w:rPr>
          <w:rFonts w:ascii="Times New Roman" w:hAnsi="Times New Roman" w:cs="Times New Roman"/>
          <w:color w:val="000000" w:themeColor="text1"/>
          <w:lang w:val="en-US"/>
        </w:rPr>
        <w:t xml:space="preserve">cholars propagating </w:t>
      </w:r>
      <w:r w:rsidR="00C24B3A" w:rsidRPr="00376A0E">
        <w:rPr>
          <w:rFonts w:ascii="Times New Roman" w:hAnsi="Times New Roman" w:cs="Times New Roman"/>
          <w:color w:val="000000" w:themeColor="text1"/>
          <w:lang w:val="en-US"/>
        </w:rPr>
        <w:t>the structuralist</w:t>
      </w:r>
      <w:r w:rsidR="0054707C" w:rsidRPr="00376A0E">
        <w:rPr>
          <w:rFonts w:ascii="Times New Roman" w:hAnsi="Times New Roman" w:cs="Times New Roman"/>
          <w:color w:val="000000" w:themeColor="text1"/>
          <w:lang w:val="en-US"/>
        </w:rPr>
        <w:t xml:space="preserve"> </w:t>
      </w:r>
      <w:r w:rsidR="00B7209F" w:rsidRPr="00376A0E">
        <w:rPr>
          <w:rFonts w:ascii="Times New Roman" w:hAnsi="Times New Roman" w:cs="Times New Roman"/>
          <w:color w:val="000000" w:themeColor="text1"/>
          <w:lang w:val="en-US"/>
        </w:rPr>
        <w:t xml:space="preserve">theory argue that </w:t>
      </w:r>
      <w:r w:rsidR="009632D6" w:rsidRPr="00376A0E">
        <w:rPr>
          <w:rFonts w:ascii="Times New Roman" w:hAnsi="Times New Roman" w:cs="Times New Roman"/>
          <w:color w:val="000000" w:themeColor="text1"/>
          <w:lang w:val="en-US"/>
        </w:rPr>
        <w:t>economic</w:t>
      </w:r>
      <w:r w:rsidR="0090637A" w:rsidRPr="00376A0E">
        <w:rPr>
          <w:rFonts w:ascii="Times New Roman" w:hAnsi="Times New Roman" w:cs="Times New Roman"/>
          <w:color w:val="000000" w:themeColor="text1"/>
          <w:lang w:val="en-US"/>
        </w:rPr>
        <w:t xml:space="preserve"> concerns </w:t>
      </w:r>
      <w:r w:rsidR="00824D3A" w:rsidRPr="00376A0E">
        <w:rPr>
          <w:rFonts w:ascii="Times New Roman" w:hAnsi="Times New Roman" w:cs="Times New Roman"/>
          <w:color w:val="000000" w:themeColor="text1"/>
          <w:lang w:val="en-US"/>
        </w:rPr>
        <w:t xml:space="preserve">not only influence an individual's stance on environmental protection but also </w:t>
      </w:r>
      <w:r w:rsidR="00824D3A" w:rsidRPr="00376A0E">
        <w:rPr>
          <w:rFonts w:ascii="Times New Roman" w:hAnsi="Times New Roman" w:cs="Times New Roman"/>
          <w:color w:val="000000" w:themeColor="text1"/>
        </w:rPr>
        <w:t>shape beliefs about climate change.</w:t>
      </w:r>
      <w:r w:rsidR="00824D3A" w:rsidRPr="00376A0E">
        <w:rPr>
          <w:rFonts w:ascii="Times New Roman" w:hAnsi="Times New Roman" w:cs="Times New Roman"/>
          <w:color w:val="000000" w:themeColor="text1"/>
          <w:lang w:val="en-US"/>
        </w:rPr>
        <w:t xml:space="preserve"> </w:t>
      </w:r>
      <w:commentRangeEnd w:id="57"/>
      <w:r w:rsidR="000D70BA">
        <w:rPr>
          <w:rStyle w:val="CommentReference"/>
        </w:rPr>
        <w:commentReference w:id="57"/>
      </w:r>
      <w:r w:rsidR="00100646" w:rsidRPr="00376A0E">
        <w:rPr>
          <w:rFonts w:ascii="Times New Roman" w:hAnsi="Times New Roman" w:cs="Times New Roman"/>
          <w:color w:val="000000" w:themeColor="text1"/>
          <w:lang w:val="en-US"/>
        </w:rPr>
        <w:t>As</w:t>
      </w:r>
      <w:r w:rsidR="0054707C" w:rsidRPr="00376A0E">
        <w:rPr>
          <w:rFonts w:ascii="Times New Roman" w:hAnsi="Times New Roman" w:cs="Times New Roman"/>
          <w:color w:val="000000" w:themeColor="text1"/>
          <w:lang w:val="en-US"/>
        </w:rPr>
        <w:t xml:space="preserve"> the prevailing narrative links</w:t>
      </w:r>
      <w:r w:rsidR="00100646" w:rsidRPr="00376A0E">
        <w:rPr>
          <w:rFonts w:ascii="Times New Roman" w:hAnsi="Times New Roman" w:cs="Times New Roman"/>
          <w:color w:val="000000" w:themeColor="text1"/>
          <w:lang w:val="en-US"/>
        </w:rPr>
        <w:t xml:space="preserve"> e</w:t>
      </w:r>
      <w:proofErr w:type="spellStart"/>
      <w:r w:rsidR="00100646" w:rsidRPr="00376A0E">
        <w:rPr>
          <w:rFonts w:ascii="Times New Roman" w:hAnsi="Times New Roman" w:cs="Times New Roman"/>
          <w:color w:val="000000" w:themeColor="text1"/>
        </w:rPr>
        <w:t>nvironmental</w:t>
      </w:r>
      <w:proofErr w:type="spellEnd"/>
      <w:r w:rsidR="00100646" w:rsidRPr="00376A0E">
        <w:rPr>
          <w:rFonts w:ascii="Times New Roman" w:hAnsi="Times New Roman" w:cs="Times New Roman"/>
          <w:color w:val="000000" w:themeColor="text1"/>
        </w:rPr>
        <w:t xml:space="preserve"> </w:t>
      </w:r>
      <w:r w:rsidR="00100646" w:rsidRPr="00376A0E">
        <w:rPr>
          <w:rFonts w:ascii="Times New Roman" w:hAnsi="Times New Roman" w:cs="Times New Roman"/>
          <w:color w:val="000000" w:themeColor="text1"/>
          <w:lang w:val="en-US"/>
        </w:rPr>
        <w:t>protection</w:t>
      </w:r>
      <w:r w:rsidR="00100646" w:rsidRPr="00376A0E">
        <w:rPr>
          <w:rFonts w:ascii="Times New Roman" w:hAnsi="Times New Roman" w:cs="Times New Roman"/>
          <w:color w:val="000000" w:themeColor="text1"/>
        </w:rPr>
        <w:t xml:space="preserve"> to </w:t>
      </w:r>
      <w:r w:rsidR="00100646" w:rsidRPr="00376A0E">
        <w:rPr>
          <w:rFonts w:ascii="Times New Roman" w:hAnsi="Times New Roman" w:cs="Times New Roman"/>
          <w:color w:val="000000" w:themeColor="text1"/>
          <w:lang w:val="en-US"/>
        </w:rPr>
        <w:t>worsening</w:t>
      </w:r>
      <w:r w:rsidR="00100646" w:rsidRPr="00376A0E">
        <w:rPr>
          <w:rFonts w:ascii="Times New Roman" w:hAnsi="Times New Roman" w:cs="Times New Roman"/>
          <w:color w:val="000000" w:themeColor="text1"/>
        </w:rPr>
        <w:t xml:space="preserve"> economic conditions</w:t>
      </w:r>
      <w:ins w:id="58" w:author="Charlotte Sophia Bez" w:date="2024-02-12T21:34:00Z">
        <w:r w:rsidR="000D70BA">
          <w:rPr>
            <w:rFonts w:ascii="Times New Roman" w:hAnsi="Times New Roman" w:cs="Times New Roman"/>
            <w:color w:val="000000" w:themeColor="text1"/>
            <w:lang w:val="en-US"/>
          </w:rPr>
          <w:t xml:space="preserve"> (</w:t>
        </w:r>
        <w:proofErr w:type="spellStart"/>
        <w:r w:rsidR="000D70BA">
          <w:rPr>
            <w:rFonts w:ascii="Times New Roman" w:hAnsi="Times New Roman" w:cs="Times New Roman"/>
            <w:color w:val="000000" w:themeColor="text1"/>
            <w:lang w:val="en-US"/>
          </w:rPr>
          <w:t>Vona</w:t>
        </w:r>
        <w:proofErr w:type="spellEnd"/>
        <w:r w:rsidR="000D70BA">
          <w:rPr>
            <w:rFonts w:ascii="Times New Roman" w:hAnsi="Times New Roman" w:cs="Times New Roman"/>
            <w:color w:val="000000" w:themeColor="text1"/>
            <w:lang w:val="en-US"/>
          </w:rPr>
          <w:t xml:space="preserve"> 2019)</w:t>
        </w:r>
      </w:ins>
      <w:r w:rsidR="00100646" w:rsidRPr="00376A0E">
        <w:rPr>
          <w:rFonts w:ascii="Times New Roman" w:hAnsi="Times New Roman" w:cs="Times New Roman"/>
          <w:color w:val="000000" w:themeColor="text1"/>
          <w:lang w:val="en-US"/>
        </w:rPr>
        <w:t>, p</w:t>
      </w:r>
      <w:proofErr w:type="spellStart"/>
      <w:r w:rsidR="00100646" w:rsidRPr="00376A0E">
        <w:rPr>
          <w:rFonts w:ascii="Times New Roman" w:hAnsi="Times New Roman" w:cs="Times New Roman"/>
          <w:color w:val="000000" w:themeColor="text1"/>
        </w:rPr>
        <w:t>eople</w:t>
      </w:r>
      <w:proofErr w:type="spellEnd"/>
      <w:r w:rsidR="00100646" w:rsidRPr="00376A0E">
        <w:rPr>
          <w:rFonts w:ascii="Times New Roman" w:hAnsi="Times New Roman" w:cs="Times New Roman"/>
          <w:color w:val="000000" w:themeColor="text1"/>
        </w:rPr>
        <w:t xml:space="preserve"> adjust their expressed views on climate change</w:t>
      </w:r>
      <w:r w:rsidR="00100646" w:rsidRPr="00376A0E">
        <w:rPr>
          <w:rFonts w:ascii="Times New Roman" w:hAnsi="Times New Roman" w:cs="Times New Roman"/>
          <w:color w:val="000000" w:themeColor="text1"/>
          <w:lang w:val="en-US"/>
        </w:rPr>
        <w:t xml:space="preserve"> </w:t>
      </w:r>
      <w:r w:rsidR="00261153" w:rsidRPr="00376A0E">
        <w:rPr>
          <w:rFonts w:ascii="Times New Roman" w:hAnsi="Times New Roman" w:cs="Times New Roman"/>
          <w:color w:val="000000" w:themeColor="text1"/>
        </w:rPr>
        <w:t xml:space="preserve">when they clash with </w:t>
      </w:r>
      <w:commentRangeStart w:id="59"/>
      <w:r w:rsidR="0054707C" w:rsidRPr="00376A0E">
        <w:rPr>
          <w:rFonts w:ascii="Times New Roman" w:hAnsi="Times New Roman" w:cs="Times New Roman"/>
          <w:color w:val="000000" w:themeColor="text1"/>
          <w:lang w:val="en-US"/>
        </w:rPr>
        <w:t>individual economic security</w:t>
      </w:r>
      <w:r w:rsidR="00261153" w:rsidRPr="00376A0E">
        <w:rPr>
          <w:rFonts w:ascii="Times New Roman" w:hAnsi="Times New Roman" w:cs="Times New Roman"/>
          <w:color w:val="000000" w:themeColor="text1"/>
          <w:lang w:val="en-US"/>
        </w:rPr>
        <w:t xml:space="preserve"> </w:t>
      </w:r>
      <w:del w:id="60" w:author="Charlotte Sophia Bez" w:date="2024-02-12T21:35:00Z">
        <w:r w:rsidR="00FC52FD" w:rsidRPr="00376A0E" w:rsidDel="000D70BA">
          <w:rPr>
            <w:rFonts w:ascii="Times New Roman" w:hAnsi="Times New Roman" w:cs="Times New Roman"/>
            <w:color w:val="000000" w:themeColor="text1"/>
            <w:lang w:val="en-US"/>
          </w:rPr>
          <w:delText xml:space="preserve">like </w:delText>
        </w:r>
        <w:r w:rsidR="00261153" w:rsidRPr="00376A0E" w:rsidDel="000D70BA">
          <w:rPr>
            <w:rFonts w:ascii="Times New Roman" w:hAnsi="Times New Roman" w:cs="Times New Roman"/>
            <w:color w:val="000000" w:themeColor="text1"/>
          </w:rPr>
          <w:delText>income</w:delText>
        </w:r>
        <w:r w:rsidR="0054707C" w:rsidRPr="00376A0E" w:rsidDel="000D70BA">
          <w:rPr>
            <w:rFonts w:ascii="Times New Roman" w:hAnsi="Times New Roman" w:cs="Times New Roman"/>
            <w:color w:val="000000" w:themeColor="text1"/>
            <w:lang w:val="en-US"/>
          </w:rPr>
          <w:delText xml:space="preserve"> security</w:delText>
        </w:r>
        <w:r w:rsidR="00261153" w:rsidRPr="00376A0E" w:rsidDel="000D70BA">
          <w:rPr>
            <w:rFonts w:ascii="Times New Roman" w:hAnsi="Times New Roman" w:cs="Times New Roman"/>
            <w:color w:val="000000" w:themeColor="text1"/>
          </w:rPr>
          <w:delText xml:space="preserve"> and </w:delText>
        </w:r>
        <w:r w:rsidR="0054707C" w:rsidRPr="00376A0E" w:rsidDel="000D70BA">
          <w:rPr>
            <w:rFonts w:ascii="Times New Roman" w:hAnsi="Times New Roman" w:cs="Times New Roman"/>
            <w:color w:val="000000" w:themeColor="text1"/>
            <w:lang w:val="en-US"/>
          </w:rPr>
          <w:delText>stable</w:delText>
        </w:r>
        <w:r w:rsidR="0054707C" w:rsidRPr="00376A0E" w:rsidDel="000D70BA">
          <w:rPr>
            <w:rFonts w:ascii="Times New Roman" w:hAnsi="Times New Roman" w:cs="Times New Roman"/>
            <w:color w:val="000000" w:themeColor="text1"/>
          </w:rPr>
          <w:delText xml:space="preserve"> </w:delText>
        </w:r>
        <w:r w:rsidR="00261153" w:rsidRPr="00376A0E" w:rsidDel="000D70BA">
          <w:rPr>
            <w:rFonts w:ascii="Times New Roman" w:hAnsi="Times New Roman" w:cs="Times New Roman"/>
            <w:color w:val="000000" w:themeColor="text1"/>
          </w:rPr>
          <w:delText>job prospects</w:delText>
        </w:r>
        <w:commentRangeEnd w:id="59"/>
        <w:r w:rsidR="0054707C" w:rsidRPr="00376A0E" w:rsidDel="000D70BA">
          <w:rPr>
            <w:rStyle w:val="CommentReference"/>
            <w:rFonts w:ascii="Times New Roman" w:hAnsi="Times New Roman" w:cs="Times New Roman"/>
            <w:color w:val="000000" w:themeColor="text1"/>
            <w:sz w:val="24"/>
            <w:szCs w:val="24"/>
          </w:rPr>
          <w:commentReference w:id="59"/>
        </w:r>
      </w:del>
      <w:ins w:id="61" w:author="Charlotte Sophia Bez" w:date="2024-02-12T21:35:00Z">
        <w:r w:rsidR="000D70BA">
          <w:rPr>
            <w:rFonts w:ascii="Times New Roman" w:hAnsi="Times New Roman" w:cs="Times New Roman"/>
            <w:color w:val="000000" w:themeColor="text1"/>
            <w:lang w:val="en-US"/>
          </w:rPr>
          <w:t>with respect to income and employment</w:t>
        </w:r>
      </w:ins>
      <w:r w:rsidR="0090637A" w:rsidRPr="00376A0E">
        <w:rPr>
          <w:rFonts w:ascii="Times New Roman" w:hAnsi="Times New Roman" w:cs="Times New Roman"/>
          <w:color w:val="000000" w:themeColor="text1"/>
          <w:lang w:val="en-US"/>
        </w:rPr>
        <w:t xml:space="preserve"> (Scruggs &amp; </w:t>
      </w:r>
      <w:proofErr w:type="spellStart"/>
      <w:r w:rsidR="0090637A" w:rsidRPr="00376A0E">
        <w:rPr>
          <w:rFonts w:ascii="Times New Roman" w:hAnsi="Times New Roman" w:cs="Times New Roman"/>
          <w:color w:val="000000" w:themeColor="text1"/>
          <w:lang w:val="en-US"/>
        </w:rPr>
        <w:t>Benegal</w:t>
      </w:r>
      <w:proofErr w:type="spellEnd"/>
      <w:r w:rsidR="0090637A" w:rsidRPr="00376A0E">
        <w:rPr>
          <w:rFonts w:ascii="Times New Roman" w:hAnsi="Times New Roman" w:cs="Times New Roman"/>
          <w:color w:val="000000" w:themeColor="text1"/>
          <w:lang w:val="en-US"/>
        </w:rPr>
        <w:t>, 2012).</w:t>
      </w:r>
      <w:r w:rsidR="00026628" w:rsidRPr="00376A0E">
        <w:rPr>
          <w:rFonts w:ascii="Times New Roman" w:hAnsi="Times New Roman" w:cs="Times New Roman"/>
          <w:color w:val="000000" w:themeColor="text1"/>
          <w:lang w:val="en-US"/>
        </w:rPr>
        <w:t xml:space="preserve"> </w:t>
      </w:r>
      <w:commentRangeStart w:id="62"/>
      <w:r w:rsidR="009632D6" w:rsidRPr="00376A0E">
        <w:rPr>
          <w:rFonts w:ascii="Times New Roman" w:hAnsi="Times New Roman" w:cs="Times New Roman"/>
          <w:color w:val="000000" w:themeColor="text1"/>
          <w:lang w:val="en-US"/>
        </w:rPr>
        <w:t>Similarly, the correlation between economic factors and climate change concern is frequently ascribed to the 'finite pool of worry' hypothesis, originating from psychological research. This hypothesis states that</w:t>
      </w:r>
      <w:r w:rsidR="009632D6" w:rsidRPr="00376A0E">
        <w:rPr>
          <w:rFonts w:ascii="Times New Roman" w:hAnsi="Times New Roman" w:cs="Times New Roman"/>
          <w:color w:val="000000" w:themeColor="text1"/>
          <w:shd w:val="clear" w:color="auto" w:fill="FFFFFF"/>
        </w:rPr>
        <w:t xml:space="preserve"> </w:t>
      </w:r>
      <w:r w:rsidR="004C334F" w:rsidRPr="00376A0E">
        <w:rPr>
          <w:rFonts w:ascii="Times New Roman" w:hAnsi="Times New Roman" w:cs="Times New Roman"/>
          <w:color w:val="000000" w:themeColor="text1"/>
          <w:shd w:val="clear" w:color="auto" w:fill="FFFFFF"/>
          <w:lang w:val="en-US"/>
        </w:rPr>
        <w:t>extensive worry</w:t>
      </w:r>
      <w:r w:rsidR="009632D6" w:rsidRPr="00376A0E">
        <w:rPr>
          <w:rFonts w:ascii="Times New Roman" w:hAnsi="Times New Roman" w:cs="Times New Roman"/>
          <w:color w:val="000000" w:themeColor="text1"/>
          <w:lang w:val="en-US"/>
        </w:rPr>
        <w:t xml:space="preserve"> regarding one issue inversely impacts concerns regarding other issues due to </w:t>
      </w:r>
      <w:r w:rsidR="00673187" w:rsidRPr="00376A0E">
        <w:rPr>
          <w:rFonts w:ascii="Times New Roman" w:hAnsi="Times New Roman" w:cs="Times New Roman"/>
          <w:color w:val="000000" w:themeColor="text1"/>
          <w:lang w:val="en-US"/>
        </w:rPr>
        <w:t xml:space="preserve">an </w:t>
      </w:r>
      <w:r w:rsidR="009632D6" w:rsidRPr="00376A0E">
        <w:rPr>
          <w:rFonts w:ascii="Times New Roman" w:hAnsi="Times New Roman" w:cs="Times New Roman"/>
          <w:color w:val="000000" w:themeColor="text1"/>
          <w:lang w:val="en-US"/>
        </w:rPr>
        <w:t>individuals constrained emotional capacities (Hansen et al., 2004).</w:t>
      </w:r>
      <w:r w:rsidR="000A6F6A" w:rsidRPr="00376A0E">
        <w:rPr>
          <w:rFonts w:ascii="Times New Roman" w:hAnsi="Times New Roman" w:cs="Times New Roman"/>
          <w:color w:val="000000" w:themeColor="text1"/>
          <w:lang w:val="en-US"/>
        </w:rPr>
        <w:t xml:space="preserve"> </w:t>
      </w:r>
      <w:commentRangeEnd w:id="62"/>
      <w:r w:rsidR="00216727">
        <w:rPr>
          <w:rStyle w:val="CommentReference"/>
        </w:rPr>
        <w:commentReference w:id="62"/>
      </w:r>
      <w:r w:rsidR="00975447" w:rsidRPr="00376A0E">
        <w:rPr>
          <w:rFonts w:ascii="Times New Roman" w:hAnsi="Times New Roman" w:cs="Times New Roman"/>
          <w:color w:val="000000" w:themeColor="text1"/>
          <w:lang w:val="en-US"/>
        </w:rPr>
        <w:t>The economic situation of individuals influences their level of concern about climate change (</w:t>
      </w:r>
      <w:proofErr w:type="spellStart"/>
      <w:r w:rsidR="00975447" w:rsidRPr="00376A0E">
        <w:rPr>
          <w:rFonts w:ascii="Times New Roman" w:hAnsi="Times New Roman" w:cs="Times New Roman"/>
          <w:color w:val="000000" w:themeColor="text1"/>
          <w:lang w:val="en-US"/>
        </w:rPr>
        <w:t>Duijndam</w:t>
      </w:r>
      <w:proofErr w:type="spellEnd"/>
      <w:r w:rsidR="00975447" w:rsidRPr="00376A0E">
        <w:rPr>
          <w:rFonts w:ascii="Times New Roman" w:hAnsi="Times New Roman" w:cs="Times New Roman"/>
          <w:color w:val="000000" w:themeColor="text1"/>
          <w:lang w:val="en-US"/>
        </w:rPr>
        <w:t xml:space="preserve"> &amp; van </w:t>
      </w:r>
      <w:proofErr w:type="spellStart"/>
      <w:r w:rsidR="00975447" w:rsidRPr="00376A0E">
        <w:rPr>
          <w:rFonts w:ascii="Times New Roman" w:hAnsi="Times New Roman" w:cs="Times New Roman"/>
          <w:color w:val="000000" w:themeColor="text1"/>
          <w:lang w:val="en-US"/>
        </w:rPr>
        <w:t>Beukering</w:t>
      </w:r>
      <w:proofErr w:type="spellEnd"/>
      <w:r w:rsidR="00975447" w:rsidRPr="00376A0E">
        <w:rPr>
          <w:rFonts w:ascii="Times New Roman" w:hAnsi="Times New Roman" w:cs="Times New Roman"/>
          <w:color w:val="000000" w:themeColor="text1"/>
          <w:lang w:val="en-US"/>
        </w:rPr>
        <w:t>, 2020) because economic issues often outweigh climate change concerns, given their immediate effects on individual well-being (</w:t>
      </w:r>
      <w:proofErr w:type="spellStart"/>
      <w:r w:rsidR="00975447" w:rsidRPr="00376A0E">
        <w:rPr>
          <w:rFonts w:ascii="Times New Roman" w:hAnsi="Times New Roman" w:cs="Times New Roman"/>
          <w:color w:val="000000" w:themeColor="text1"/>
          <w:lang w:val="en-US"/>
        </w:rPr>
        <w:t>Capstick</w:t>
      </w:r>
      <w:proofErr w:type="spellEnd"/>
      <w:r w:rsidR="00975447" w:rsidRPr="00376A0E">
        <w:rPr>
          <w:rFonts w:ascii="Times New Roman" w:hAnsi="Times New Roman" w:cs="Times New Roman"/>
          <w:color w:val="000000" w:themeColor="text1"/>
          <w:lang w:val="en-US"/>
        </w:rPr>
        <w:t xml:space="preserve"> et al., 2015; van der Linden, 2017).</w:t>
      </w:r>
    </w:p>
    <w:p w14:paraId="61E1B4C4" w14:textId="40317910" w:rsidR="00922EB5" w:rsidRPr="00376A0E" w:rsidRDefault="00EB104B" w:rsidP="009632D6">
      <w:pPr>
        <w:autoSpaceDE w:val="0"/>
        <w:autoSpaceDN w:val="0"/>
        <w:adjustRightInd w:val="0"/>
        <w:rPr>
          <w:rFonts w:ascii="Times New Roman" w:hAnsi="Times New Roman" w:cs="Times New Roman"/>
          <w:color w:val="000000" w:themeColor="text1"/>
          <w:shd w:val="clear" w:color="auto" w:fill="FFFFFF"/>
          <w:lang w:val="en-US"/>
        </w:rPr>
      </w:pPr>
      <w:r w:rsidRPr="00376A0E">
        <w:rPr>
          <w:rFonts w:ascii="Times New Roman" w:hAnsi="Times New Roman" w:cs="Times New Roman"/>
          <w:color w:val="000000" w:themeColor="text1"/>
          <w:lang w:val="en-US"/>
        </w:rPr>
        <w:br/>
      </w:r>
      <w:r w:rsidRPr="00376A0E">
        <w:rPr>
          <w:rFonts w:ascii="Times New Roman" w:hAnsi="Times New Roman" w:cs="Times New Roman"/>
          <w:color w:val="000000" w:themeColor="text1"/>
          <w:lang w:val="en-US"/>
        </w:rPr>
        <w:br/>
      </w:r>
      <w:del w:id="63" w:author="Charlotte Sophia Bez" w:date="2024-02-12T21:38:00Z">
        <w:r w:rsidR="00894C41" w:rsidRPr="00376A0E" w:rsidDel="00216727">
          <w:rPr>
            <w:rFonts w:ascii="Times New Roman" w:hAnsi="Times New Roman" w:cs="Times New Roman"/>
            <w:color w:val="000000" w:themeColor="text1"/>
            <w:lang w:val="en-US"/>
          </w:rPr>
          <w:delText>In a</w:delText>
        </w:r>
        <w:r w:rsidR="00581651" w:rsidRPr="00376A0E" w:rsidDel="00216727">
          <w:rPr>
            <w:rFonts w:ascii="Times New Roman" w:hAnsi="Times New Roman" w:cs="Times New Roman"/>
            <w:color w:val="000000" w:themeColor="text1"/>
            <w:lang w:val="en-US"/>
          </w:rPr>
          <w:delText xml:space="preserve"> slightly</w:delText>
        </w:r>
        <w:r w:rsidR="00894C41" w:rsidRPr="00376A0E" w:rsidDel="00216727">
          <w:rPr>
            <w:rFonts w:ascii="Times New Roman" w:hAnsi="Times New Roman" w:cs="Times New Roman"/>
            <w:color w:val="000000" w:themeColor="text1"/>
            <w:lang w:val="en-US"/>
          </w:rPr>
          <w:delText xml:space="preserve"> divergent view,</w:delText>
        </w:r>
      </w:del>
      <w:ins w:id="64" w:author="Charlotte Sophia Bez" w:date="2024-02-12T21:38:00Z">
        <w:r w:rsidR="00216727">
          <w:rPr>
            <w:rFonts w:ascii="Times New Roman" w:hAnsi="Times New Roman" w:cs="Times New Roman"/>
            <w:color w:val="000000" w:themeColor="text1"/>
            <w:lang w:val="en-US"/>
          </w:rPr>
          <w:t xml:space="preserve">At the same time, </w:t>
        </w:r>
      </w:ins>
      <w:del w:id="65" w:author="Charlotte Sophia Bez" w:date="2024-02-12T21:38:00Z">
        <w:r w:rsidR="00026628" w:rsidRPr="00376A0E" w:rsidDel="00216727">
          <w:rPr>
            <w:rFonts w:ascii="Times New Roman" w:hAnsi="Times New Roman" w:cs="Times New Roman"/>
            <w:color w:val="000000" w:themeColor="text1"/>
            <w:lang w:val="en-US"/>
          </w:rPr>
          <w:delText xml:space="preserve"> Lockwood (2018) argues that it</w:delText>
        </w:r>
        <w:r w:rsidR="00E917D5" w:rsidRPr="00376A0E" w:rsidDel="00216727">
          <w:rPr>
            <w:rFonts w:ascii="Times New Roman" w:hAnsi="Times New Roman" w:cs="Times New Roman"/>
            <w:color w:val="000000" w:themeColor="text1"/>
            <w:lang w:val="en-US"/>
          </w:rPr>
          <w:delText xml:space="preserve"> is in fact </w:delText>
        </w:r>
      </w:del>
      <w:r w:rsidR="0090637A" w:rsidRPr="00376A0E">
        <w:rPr>
          <w:rFonts w:ascii="Times New Roman" w:hAnsi="Times New Roman" w:cs="Times New Roman"/>
          <w:color w:val="000000" w:themeColor="text1"/>
          <w:lang w:val="en-US"/>
        </w:rPr>
        <w:t xml:space="preserve">the </w:t>
      </w:r>
      <w:r w:rsidR="0090637A" w:rsidRPr="00216727">
        <w:rPr>
          <w:rFonts w:ascii="Times New Roman" w:hAnsi="Times New Roman" w:cs="Times New Roman"/>
          <w:i/>
          <w:color w:val="000000" w:themeColor="text1"/>
          <w:lang w:val="en-US"/>
          <w:rPrChange w:id="66" w:author="Charlotte Sophia Bez" w:date="2024-02-12T21:38:00Z">
            <w:rPr>
              <w:rFonts w:ascii="Times New Roman" w:hAnsi="Times New Roman" w:cs="Times New Roman"/>
              <w:color w:val="000000" w:themeColor="text1"/>
              <w:lang w:val="en-US"/>
            </w:rPr>
          </w:rPrChange>
        </w:rPr>
        <w:lastRenderedPageBreak/>
        <w:t>ideological</w:t>
      </w:r>
      <w:r w:rsidR="0090637A" w:rsidRPr="00376A0E">
        <w:rPr>
          <w:rFonts w:ascii="Times New Roman" w:hAnsi="Times New Roman" w:cs="Times New Roman"/>
          <w:color w:val="000000" w:themeColor="text1"/>
          <w:lang w:val="en-US"/>
        </w:rPr>
        <w:t xml:space="preserve"> </w:t>
      </w:r>
      <w:r w:rsidR="00E917D5" w:rsidRPr="00376A0E">
        <w:rPr>
          <w:rFonts w:ascii="Times New Roman" w:hAnsi="Times New Roman" w:cs="Times New Roman"/>
          <w:color w:val="000000" w:themeColor="text1"/>
          <w:lang w:val="en-US"/>
        </w:rPr>
        <w:t>content</w:t>
      </w:r>
      <w:r w:rsidR="0090637A" w:rsidRPr="00376A0E">
        <w:rPr>
          <w:rFonts w:ascii="Times New Roman" w:hAnsi="Times New Roman" w:cs="Times New Roman"/>
          <w:color w:val="000000" w:themeColor="text1"/>
          <w:lang w:val="en-US"/>
        </w:rPr>
        <w:t xml:space="preserve"> of </w:t>
      </w:r>
      <w:r w:rsidR="0054707C" w:rsidRPr="00376A0E">
        <w:rPr>
          <w:rFonts w:ascii="Times New Roman" w:hAnsi="Times New Roman" w:cs="Times New Roman"/>
          <w:color w:val="000000" w:themeColor="text1"/>
          <w:lang w:val="en-US"/>
        </w:rPr>
        <w:t>RWP</w:t>
      </w:r>
      <w:ins w:id="67" w:author="Charlotte Sophia Bez" w:date="2024-02-12T21:38:00Z">
        <w:r w:rsidR="00216727">
          <w:rPr>
            <w:rFonts w:ascii="Times New Roman" w:hAnsi="Times New Roman" w:cs="Times New Roman"/>
            <w:color w:val="000000" w:themeColor="text1"/>
            <w:lang w:val="en-US"/>
          </w:rPr>
          <w:t xml:space="preserve"> has also been linked to the </w:t>
        </w:r>
      </w:ins>
      <w:del w:id="68" w:author="Charlotte Sophia Bez" w:date="2024-02-12T21:38:00Z">
        <w:r w:rsidR="00026628" w:rsidRPr="00376A0E" w:rsidDel="00216727">
          <w:rPr>
            <w:rFonts w:ascii="Times New Roman" w:hAnsi="Times New Roman" w:cs="Times New Roman"/>
            <w:color w:val="000000" w:themeColor="text1"/>
            <w:lang w:val="en-US"/>
          </w:rPr>
          <w:delText xml:space="preserve"> that spread</w:delText>
        </w:r>
        <w:r w:rsidR="00B75E80" w:rsidRPr="00376A0E" w:rsidDel="00216727">
          <w:rPr>
            <w:rFonts w:ascii="Times New Roman" w:hAnsi="Times New Roman" w:cs="Times New Roman"/>
            <w:color w:val="000000" w:themeColor="text1"/>
            <w:lang w:val="en-US"/>
          </w:rPr>
          <w:delText>s</w:delText>
        </w:r>
        <w:r w:rsidR="00026628" w:rsidRPr="00376A0E" w:rsidDel="00216727">
          <w:rPr>
            <w:rFonts w:ascii="Times New Roman" w:hAnsi="Times New Roman" w:cs="Times New Roman"/>
            <w:color w:val="000000" w:themeColor="text1"/>
            <w:lang w:val="en-US"/>
          </w:rPr>
          <w:delText xml:space="preserve"> </w:delText>
        </w:r>
      </w:del>
      <w:ins w:id="69" w:author="Charlotte Sophia Bez" w:date="2024-02-12T21:38:00Z">
        <w:r w:rsidR="00216727">
          <w:rPr>
            <w:rFonts w:ascii="Times New Roman" w:hAnsi="Times New Roman" w:cs="Times New Roman"/>
            <w:color w:val="000000" w:themeColor="text1"/>
            <w:lang w:val="en-US"/>
          </w:rPr>
          <w:t xml:space="preserve">spread of </w:t>
        </w:r>
      </w:ins>
      <w:r w:rsidR="00026628" w:rsidRPr="00376A0E">
        <w:rPr>
          <w:rFonts w:ascii="Times New Roman" w:hAnsi="Times New Roman" w:cs="Times New Roman"/>
          <w:color w:val="000000" w:themeColor="text1"/>
          <w:lang w:val="en-US"/>
        </w:rPr>
        <w:t>climate skepticism and opposition to climate policies</w:t>
      </w:r>
      <w:ins w:id="70" w:author="Charlotte Sophia Bez" w:date="2024-02-12T21:38:00Z">
        <w:r w:rsidR="00216727">
          <w:rPr>
            <w:rFonts w:ascii="Times New Roman" w:hAnsi="Times New Roman" w:cs="Times New Roman"/>
            <w:color w:val="000000" w:themeColor="text1"/>
            <w:lang w:val="en-US"/>
          </w:rPr>
          <w:t>. Political elites have</w:t>
        </w:r>
      </w:ins>
      <w:del w:id="71" w:author="Charlotte Sophia Bez" w:date="2024-02-12T21:38:00Z">
        <w:r w:rsidR="00026628" w:rsidRPr="00376A0E" w:rsidDel="00216727">
          <w:rPr>
            <w:rFonts w:ascii="Times New Roman" w:hAnsi="Times New Roman" w:cs="Times New Roman"/>
            <w:color w:val="000000" w:themeColor="text1"/>
            <w:lang w:val="en-US"/>
          </w:rPr>
          <w:delText xml:space="preserve"> by</w:delText>
        </w:r>
        <w:r w:rsidR="00581651" w:rsidRPr="00376A0E" w:rsidDel="00216727">
          <w:rPr>
            <w:rFonts w:ascii="Times New Roman" w:hAnsi="Times New Roman" w:cs="Times New Roman"/>
            <w:color w:val="000000" w:themeColor="text1"/>
            <w:lang w:val="en-US"/>
          </w:rPr>
          <w:delText xml:space="preserve"> </w:delText>
        </w:r>
      </w:del>
      <w:ins w:id="72" w:author="Charlotte Sophia Bez" w:date="2024-02-12T21:38:00Z">
        <w:r w:rsidR="00216727">
          <w:rPr>
            <w:rFonts w:ascii="Times New Roman" w:hAnsi="Times New Roman" w:cs="Times New Roman"/>
            <w:color w:val="000000" w:themeColor="text1"/>
            <w:lang w:val="en-US"/>
          </w:rPr>
          <w:t xml:space="preserve"> </w:t>
        </w:r>
      </w:ins>
      <w:r w:rsidR="00F95F3A" w:rsidRPr="00376A0E">
        <w:rPr>
          <w:rFonts w:ascii="Times New Roman" w:hAnsi="Times New Roman" w:cs="Times New Roman"/>
          <w:color w:val="000000" w:themeColor="text1"/>
          <w:lang w:val="en-US"/>
        </w:rPr>
        <w:t>f</w:t>
      </w:r>
      <w:r w:rsidR="00026628" w:rsidRPr="00376A0E">
        <w:rPr>
          <w:rFonts w:ascii="Times New Roman" w:hAnsi="Times New Roman" w:cs="Times New Roman"/>
          <w:color w:val="000000" w:themeColor="text1"/>
          <w:lang w:val="en-US"/>
        </w:rPr>
        <w:t>ram</w:t>
      </w:r>
      <w:ins w:id="73" w:author="Charlotte Sophia Bez" w:date="2024-02-12T21:38:00Z">
        <w:r w:rsidR="00216727">
          <w:rPr>
            <w:rFonts w:ascii="Times New Roman" w:hAnsi="Times New Roman" w:cs="Times New Roman"/>
            <w:color w:val="000000" w:themeColor="text1"/>
            <w:lang w:val="en-US"/>
          </w:rPr>
          <w:t>ed</w:t>
        </w:r>
      </w:ins>
      <w:del w:id="74" w:author="Charlotte Sophia Bez" w:date="2024-02-12T21:38:00Z">
        <w:r w:rsidR="00026628" w:rsidRPr="00376A0E" w:rsidDel="00216727">
          <w:rPr>
            <w:rFonts w:ascii="Times New Roman" w:hAnsi="Times New Roman" w:cs="Times New Roman"/>
            <w:color w:val="000000" w:themeColor="text1"/>
            <w:lang w:val="en-US"/>
          </w:rPr>
          <w:delText>ing</w:delText>
        </w:r>
      </w:del>
      <w:r w:rsidR="00026628" w:rsidRPr="00376A0E">
        <w:rPr>
          <w:rFonts w:ascii="Times New Roman" w:hAnsi="Times New Roman" w:cs="Times New Roman"/>
          <w:color w:val="000000" w:themeColor="text1"/>
          <w:lang w:val="en-US"/>
        </w:rPr>
        <w:t xml:space="preserve"> </w:t>
      </w:r>
      <w:r w:rsidR="00E917D5" w:rsidRPr="00376A0E">
        <w:rPr>
          <w:rFonts w:ascii="Times New Roman" w:hAnsi="Times New Roman" w:cs="Times New Roman"/>
          <w:color w:val="000000" w:themeColor="text1"/>
          <w:lang w:val="en-US"/>
        </w:rPr>
        <w:t xml:space="preserve">the climate agenda as a liberal, cosmopolitan elite issue </w:t>
      </w:r>
      <w:r w:rsidR="00026628" w:rsidRPr="00376A0E">
        <w:rPr>
          <w:rFonts w:ascii="Times New Roman" w:hAnsi="Times New Roman" w:cs="Times New Roman"/>
          <w:color w:val="000000" w:themeColor="text1"/>
          <w:lang w:val="en-US"/>
        </w:rPr>
        <w:t>which</w:t>
      </w:r>
      <w:r w:rsidR="00E917D5" w:rsidRPr="00376A0E">
        <w:rPr>
          <w:rFonts w:ascii="Times New Roman" w:hAnsi="Times New Roman" w:cs="Times New Roman"/>
          <w:color w:val="000000" w:themeColor="text1"/>
          <w:lang w:val="en-US"/>
        </w:rPr>
        <w:t xml:space="preserve"> is in opposition to nationalist interest</w:t>
      </w:r>
      <w:r w:rsidR="0054707C" w:rsidRPr="00376A0E">
        <w:rPr>
          <w:rFonts w:ascii="Times New Roman" w:hAnsi="Times New Roman" w:cs="Times New Roman"/>
          <w:color w:val="000000" w:themeColor="text1"/>
          <w:lang w:val="en-US"/>
        </w:rPr>
        <w:t>s</w:t>
      </w:r>
      <w:ins w:id="75" w:author="Charlotte Sophia Bez" w:date="2024-02-12T21:40:00Z">
        <w:r w:rsidR="00216727">
          <w:rPr>
            <w:rFonts w:ascii="Times New Roman" w:hAnsi="Times New Roman" w:cs="Times New Roman"/>
            <w:color w:val="000000" w:themeColor="text1"/>
            <w:lang w:val="en-US"/>
          </w:rPr>
          <w:t xml:space="preserve"> (</w:t>
        </w:r>
        <w:proofErr w:type="spellStart"/>
        <w:r w:rsidR="00216727">
          <w:rPr>
            <w:rFonts w:ascii="Times New Roman" w:hAnsi="Times New Roman" w:cs="Times New Roman"/>
            <w:color w:val="000000" w:themeColor="text1"/>
            <w:lang w:val="en-US"/>
          </w:rPr>
          <w:t>Forchtner</w:t>
        </w:r>
        <w:proofErr w:type="spellEnd"/>
        <w:r w:rsidR="00216727">
          <w:rPr>
            <w:rFonts w:ascii="Times New Roman" w:hAnsi="Times New Roman" w:cs="Times New Roman"/>
            <w:color w:val="000000" w:themeColor="text1"/>
            <w:lang w:val="en-US"/>
          </w:rPr>
          <w:t xml:space="preserve"> </w:t>
        </w:r>
        <w:r w:rsidR="00216727">
          <w:rPr>
            <w:rFonts w:ascii="Arial" w:hAnsi="Arial" w:cs="Arial"/>
            <w:color w:val="222222"/>
            <w:sz w:val="20"/>
            <w:szCs w:val="20"/>
            <w:shd w:val="clear" w:color="auto" w:fill="FFFFFF"/>
          </w:rPr>
          <w:t>2019</w:t>
        </w:r>
        <w:r w:rsidR="00216727">
          <w:rPr>
            <w:rFonts w:ascii="Arial" w:hAnsi="Arial" w:cs="Arial"/>
            <w:color w:val="222222"/>
            <w:sz w:val="20"/>
            <w:szCs w:val="20"/>
            <w:shd w:val="clear" w:color="auto" w:fill="FFFFFF"/>
            <w:lang w:val="en-US"/>
          </w:rPr>
          <w:t>).</w:t>
        </w:r>
      </w:ins>
      <w:del w:id="76" w:author="Charlotte Sophia Bez" w:date="2024-02-12T21:40:00Z">
        <w:r w:rsidR="00026628" w:rsidRPr="00376A0E" w:rsidDel="00216727">
          <w:rPr>
            <w:rFonts w:ascii="Times New Roman" w:hAnsi="Times New Roman" w:cs="Times New Roman"/>
            <w:color w:val="000000" w:themeColor="text1"/>
            <w:lang w:val="en-US"/>
          </w:rPr>
          <w:delText>.</w:delText>
        </w:r>
        <w:r w:rsidRPr="00376A0E" w:rsidDel="00216727">
          <w:rPr>
            <w:rFonts w:ascii="Times New Roman" w:hAnsi="Times New Roman" w:cs="Times New Roman"/>
            <w:color w:val="000000" w:themeColor="text1"/>
            <w:lang w:val="en-US"/>
          </w:rPr>
          <w:delText xml:space="preserve"> </w:delText>
        </w:r>
      </w:del>
      <w:r w:rsidRPr="00376A0E">
        <w:rPr>
          <w:rFonts w:ascii="Times New Roman" w:hAnsi="Times New Roman" w:cs="Times New Roman"/>
          <w:color w:val="000000" w:themeColor="text1"/>
          <w:lang w:val="en-US"/>
        </w:rPr>
        <w:t xml:space="preserve">MORE INFORMATION HERE. </w:t>
      </w:r>
      <w:r w:rsidR="006D514C" w:rsidRPr="00376A0E">
        <w:rPr>
          <w:rFonts w:ascii="Times New Roman" w:hAnsi="Times New Roman" w:cs="Times New Roman"/>
          <w:color w:val="000000" w:themeColor="text1"/>
          <w:lang w:val="en-US"/>
        </w:rPr>
        <w:t xml:space="preserve"> </w:t>
      </w:r>
    </w:p>
    <w:p w14:paraId="3D49C9C4" w14:textId="77777777" w:rsidR="00673187" w:rsidRPr="00376A0E" w:rsidRDefault="00673187" w:rsidP="009632D6">
      <w:pPr>
        <w:autoSpaceDE w:val="0"/>
        <w:autoSpaceDN w:val="0"/>
        <w:adjustRightInd w:val="0"/>
        <w:rPr>
          <w:rFonts w:ascii="Times New Roman" w:hAnsi="Times New Roman" w:cs="Times New Roman"/>
          <w:color w:val="000000" w:themeColor="text1"/>
          <w:lang w:val="en-US"/>
        </w:rPr>
      </w:pPr>
    </w:p>
    <w:p w14:paraId="1A97AF20" w14:textId="77777777" w:rsidR="00673187" w:rsidRDefault="00673187" w:rsidP="009632D6">
      <w:pPr>
        <w:autoSpaceDE w:val="0"/>
        <w:autoSpaceDN w:val="0"/>
        <w:adjustRightInd w:val="0"/>
        <w:rPr>
          <w:rFonts w:ascii="Times New Roman" w:hAnsi="Times New Roman" w:cs="Times New Roman"/>
          <w:color w:val="000000" w:themeColor="text1"/>
          <w:lang w:val="en-US"/>
        </w:rPr>
      </w:pPr>
    </w:p>
    <w:p w14:paraId="72351503" w14:textId="77777777" w:rsidR="00E236F3" w:rsidRDefault="00E236F3" w:rsidP="009632D6">
      <w:pPr>
        <w:autoSpaceDE w:val="0"/>
        <w:autoSpaceDN w:val="0"/>
        <w:adjustRightInd w:val="0"/>
        <w:rPr>
          <w:rFonts w:ascii="Times New Roman" w:hAnsi="Times New Roman" w:cs="Times New Roman"/>
          <w:color w:val="000000" w:themeColor="text1"/>
          <w:lang w:val="en-US"/>
        </w:rPr>
      </w:pPr>
    </w:p>
    <w:p w14:paraId="0861B70F" w14:textId="77777777" w:rsidR="00CB3FF5" w:rsidRPr="00376A0E" w:rsidRDefault="00CB3FF5" w:rsidP="009632D6">
      <w:pPr>
        <w:autoSpaceDE w:val="0"/>
        <w:autoSpaceDN w:val="0"/>
        <w:adjustRightInd w:val="0"/>
        <w:rPr>
          <w:rFonts w:ascii="Times New Roman" w:hAnsi="Times New Roman" w:cs="Times New Roman"/>
          <w:color w:val="000000" w:themeColor="text1"/>
          <w:lang w:val="en-US"/>
        </w:rPr>
      </w:pPr>
    </w:p>
    <w:p w14:paraId="7BD58FF8" w14:textId="77777777" w:rsidR="00673187" w:rsidRPr="00376A0E" w:rsidRDefault="00673187" w:rsidP="009632D6">
      <w:pPr>
        <w:autoSpaceDE w:val="0"/>
        <w:autoSpaceDN w:val="0"/>
        <w:adjustRightInd w:val="0"/>
        <w:rPr>
          <w:rFonts w:ascii="Times New Roman" w:hAnsi="Times New Roman" w:cs="Times New Roman"/>
          <w:color w:val="000000" w:themeColor="text1"/>
          <w:lang w:val="en-US"/>
        </w:rPr>
      </w:pPr>
    </w:p>
    <w:p w14:paraId="05C4F33D" w14:textId="60811BB2" w:rsidR="00673187" w:rsidRPr="00376A0E" w:rsidRDefault="00431B8D" w:rsidP="009632D6">
      <w:pPr>
        <w:autoSpaceDE w:val="0"/>
        <w:autoSpaceDN w:val="0"/>
        <w:adjustRightInd w:val="0"/>
        <w:rPr>
          <w:rFonts w:ascii="Times New Roman" w:hAnsi="Times New Roman" w:cs="Times New Roman"/>
          <w:color w:val="000000" w:themeColor="text1"/>
          <w:lang w:val="en-US"/>
        </w:rPr>
      </w:pPr>
      <w:commentRangeStart w:id="77"/>
      <w:r>
        <w:rPr>
          <w:rFonts w:ascii="Times New Roman" w:hAnsi="Times New Roman" w:cs="Times New Roman"/>
          <w:color w:val="000000" w:themeColor="text1"/>
          <w:lang w:val="en-US"/>
        </w:rPr>
        <w:t xml:space="preserve">Literature Review &amp; Rationale </w:t>
      </w:r>
      <w:commentRangeEnd w:id="77"/>
      <w:r w:rsidR="00C2199A">
        <w:rPr>
          <w:rStyle w:val="CommentReference"/>
        </w:rPr>
        <w:commentReference w:id="77"/>
      </w:r>
    </w:p>
    <w:p w14:paraId="6BA38969" w14:textId="77777777" w:rsidR="00673187" w:rsidRDefault="00673187" w:rsidP="009632D6">
      <w:pPr>
        <w:autoSpaceDE w:val="0"/>
        <w:autoSpaceDN w:val="0"/>
        <w:adjustRightInd w:val="0"/>
        <w:rPr>
          <w:rFonts w:ascii="Times New Roman" w:hAnsi="Times New Roman" w:cs="Times New Roman"/>
          <w:color w:val="000000" w:themeColor="text1"/>
          <w:lang w:val="en-US"/>
        </w:rPr>
      </w:pPr>
    </w:p>
    <w:p w14:paraId="27260512" w14:textId="77777777" w:rsidR="002576AF" w:rsidRPr="00376A0E" w:rsidRDefault="002576AF" w:rsidP="009632D6">
      <w:pPr>
        <w:autoSpaceDE w:val="0"/>
        <w:autoSpaceDN w:val="0"/>
        <w:adjustRightInd w:val="0"/>
        <w:rPr>
          <w:rFonts w:ascii="Times New Roman" w:hAnsi="Times New Roman" w:cs="Times New Roman"/>
          <w:color w:val="000000" w:themeColor="text1"/>
          <w:lang w:val="en-US"/>
        </w:rPr>
      </w:pPr>
    </w:p>
    <w:p w14:paraId="68F3863F" w14:textId="09601C7B" w:rsidR="00E43827" w:rsidRDefault="00581651" w:rsidP="00C31B80">
      <w:pPr>
        <w:autoSpaceDE w:val="0"/>
        <w:autoSpaceDN w:val="0"/>
        <w:adjustRightInd w:val="0"/>
        <w:rPr>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So far, s</w:t>
      </w:r>
      <w:r w:rsidR="00D845B6" w:rsidRPr="00376A0E">
        <w:rPr>
          <w:rFonts w:ascii="Times New Roman" w:hAnsi="Times New Roman" w:cs="Times New Roman"/>
          <w:color w:val="000000" w:themeColor="text1"/>
          <w:lang w:val="en-US"/>
        </w:rPr>
        <w:t xml:space="preserve">cholars that </w:t>
      </w:r>
      <w:r w:rsidR="00F4075F" w:rsidRPr="00376A0E">
        <w:rPr>
          <w:rFonts w:ascii="Times New Roman" w:hAnsi="Times New Roman" w:cs="Times New Roman"/>
          <w:color w:val="000000" w:themeColor="text1"/>
          <w:lang w:val="en-US"/>
        </w:rPr>
        <w:t xml:space="preserve">have aimed to </w:t>
      </w:r>
      <w:r w:rsidR="00D845B6" w:rsidRPr="00376A0E">
        <w:rPr>
          <w:rFonts w:ascii="Times New Roman" w:hAnsi="Times New Roman" w:cs="Times New Roman"/>
          <w:color w:val="000000" w:themeColor="text1"/>
          <w:lang w:val="en-US"/>
        </w:rPr>
        <w:t>examine</w:t>
      </w:r>
      <w:r w:rsidR="00F4075F" w:rsidRPr="00376A0E">
        <w:rPr>
          <w:rFonts w:ascii="Times New Roman" w:hAnsi="Times New Roman" w:cs="Times New Roman"/>
          <w:color w:val="000000" w:themeColor="text1"/>
          <w:lang w:val="en-US"/>
        </w:rPr>
        <w:t xml:space="preserve"> </w:t>
      </w:r>
      <w:r w:rsidR="00D845B6" w:rsidRPr="00376A0E">
        <w:rPr>
          <w:rFonts w:ascii="Times New Roman" w:hAnsi="Times New Roman" w:cs="Times New Roman"/>
          <w:color w:val="000000" w:themeColor="text1"/>
          <w:lang w:val="en-US"/>
        </w:rPr>
        <w:t>the influence of RWP</w:t>
      </w:r>
      <w:r w:rsidR="0054707C" w:rsidRPr="00376A0E">
        <w:rPr>
          <w:rFonts w:ascii="Times New Roman" w:hAnsi="Times New Roman" w:cs="Times New Roman"/>
          <w:color w:val="000000" w:themeColor="text1"/>
          <w:lang w:val="en-US"/>
        </w:rPr>
        <w:t>,</w:t>
      </w:r>
      <w:r w:rsidR="00F4075F" w:rsidRPr="00376A0E">
        <w:rPr>
          <w:rFonts w:ascii="Times New Roman" w:hAnsi="Times New Roman" w:cs="Times New Roman"/>
          <w:color w:val="000000" w:themeColor="text1"/>
          <w:lang w:val="en-US"/>
        </w:rPr>
        <w:t xml:space="preserve"> </w:t>
      </w:r>
      <w:r w:rsidR="005C089A" w:rsidRPr="00376A0E">
        <w:rPr>
          <w:rFonts w:ascii="Times New Roman" w:hAnsi="Times New Roman" w:cs="Times New Roman"/>
          <w:color w:val="000000" w:themeColor="text1"/>
          <w:lang w:val="en-US"/>
        </w:rPr>
        <w:t>as well as</w:t>
      </w:r>
      <w:r w:rsidR="007256D4" w:rsidRPr="00376A0E">
        <w:rPr>
          <w:rFonts w:ascii="Times New Roman" w:hAnsi="Times New Roman" w:cs="Times New Roman"/>
          <w:color w:val="000000" w:themeColor="text1"/>
          <w:lang w:val="en-US"/>
        </w:rPr>
        <w:t xml:space="preserve"> related </w:t>
      </w:r>
      <w:r w:rsidR="005C089A" w:rsidRPr="00376A0E">
        <w:rPr>
          <w:rFonts w:ascii="Times New Roman" w:hAnsi="Times New Roman" w:cs="Times New Roman"/>
          <w:color w:val="000000" w:themeColor="text1"/>
          <w:lang w:val="en-US"/>
        </w:rPr>
        <w:t>populist values</w:t>
      </w:r>
      <w:r w:rsidR="0054707C" w:rsidRPr="00376A0E">
        <w:rPr>
          <w:rFonts w:ascii="Times New Roman" w:hAnsi="Times New Roman" w:cs="Times New Roman"/>
          <w:color w:val="000000" w:themeColor="text1"/>
          <w:lang w:val="en-US"/>
        </w:rPr>
        <w:t>,</w:t>
      </w:r>
      <w:r w:rsidR="005C089A" w:rsidRPr="00376A0E">
        <w:rPr>
          <w:rFonts w:ascii="Times New Roman" w:hAnsi="Times New Roman" w:cs="Times New Roman"/>
          <w:color w:val="000000" w:themeColor="text1"/>
          <w:lang w:val="en-US"/>
        </w:rPr>
        <w:t xml:space="preserve"> </w:t>
      </w:r>
      <w:r w:rsidR="00D845B6" w:rsidRPr="00376A0E">
        <w:rPr>
          <w:rFonts w:ascii="Times New Roman" w:hAnsi="Times New Roman" w:cs="Times New Roman"/>
          <w:color w:val="000000" w:themeColor="text1"/>
          <w:lang w:val="en-US"/>
        </w:rPr>
        <w:t>consistently fall short of accounting for economic effects that are likely to influence why</w:t>
      </w:r>
      <w:r w:rsidR="00B75D60" w:rsidRPr="00376A0E">
        <w:rPr>
          <w:rFonts w:ascii="Times New Roman" w:hAnsi="Times New Roman" w:cs="Times New Roman"/>
          <w:color w:val="000000" w:themeColor="text1"/>
          <w:lang w:val="en-US"/>
        </w:rPr>
        <w:t xml:space="preserve"> people vote RWP</w:t>
      </w:r>
      <w:r w:rsidR="0054707C" w:rsidRPr="00376A0E">
        <w:rPr>
          <w:rFonts w:ascii="Times New Roman" w:hAnsi="Times New Roman" w:cs="Times New Roman"/>
          <w:color w:val="000000" w:themeColor="text1"/>
          <w:lang w:val="en-US"/>
        </w:rPr>
        <w:t xml:space="preserve"> parties</w:t>
      </w:r>
      <w:r w:rsidR="00B75D60" w:rsidRPr="00376A0E">
        <w:rPr>
          <w:rFonts w:ascii="Times New Roman" w:hAnsi="Times New Roman" w:cs="Times New Roman"/>
          <w:color w:val="000000" w:themeColor="text1"/>
          <w:lang w:val="en-US"/>
        </w:rPr>
        <w:t xml:space="preserve"> and </w:t>
      </w:r>
      <w:r w:rsidR="001538DC" w:rsidRPr="00376A0E">
        <w:rPr>
          <w:rFonts w:ascii="Times New Roman" w:hAnsi="Times New Roman" w:cs="Times New Roman"/>
          <w:color w:val="000000" w:themeColor="text1"/>
          <w:lang w:val="en-US"/>
        </w:rPr>
        <w:t xml:space="preserve">the extent to which they </w:t>
      </w:r>
      <w:r w:rsidR="00B75D60" w:rsidRPr="00376A0E">
        <w:rPr>
          <w:rFonts w:ascii="Times New Roman" w:hAnsi="Times New Roman" w:cs="Times New Roman"/>
          <w:color w:val="000000" w:themeColor="text1"/>
          <w:lang w:val="en-US"/>
        </w:rPr>
        <w:t>are concerned about climate change</w:t>
      </w:r>
      <w:r w:rsidR="007D16B9" w:rsidRPr="00376A0E">
        <w:rPr>
          <w:rFonts w:ascii="Times New Roman" w:hAnsi="Times New Roman" w:cs="Times New Roman"/>
          <w:color w:val="000000" w:themeColor="text1"/>
          <w:lang w:val="en-US"/>
        </w:rPr>
        <w:t xml:space="preserve">. </w:t>
      </w:r>
      <w:r w:rsidR="00B75E80" w:rsidRPr="00376A0E">
        <w:rPr>
          <w:rFonts w:ascii="Times New Roman" w:hAnsi="Times New Roman" w:cs="Times New Roman"/>
          <w:color w:val="000000" w:themeColor="text1"/>
          <w:lang w:val="en-US"/>
        </w:rPr>
        <w:t>Using data from the 2015 British Election Study, Huber (2020) shows that individuals with high populist attitudes</w:t>
      </w:r>
      <w:r w:rsidR="009D27B0" w:rsidRPr="00376A0E">
        <w:rPr>
          <w:rFonts w:ascii="Times New Roman" w:hAnsi="Times New Roman" w:cs="Times New Roman"/>
          <w:color w:val="000000" w:themeColor="text1"/>
          <w:lang w:val="en-US"/>
        </w:rPr>
        <w:t xml:space="preserve"> as well as individuals that vote for RWP parties</w:t>
      </w:r>
      <w:r w:rsidR="00DC23D3" w:rsidRPr="00376A0E">
        <w:rPr>
          <w:rFonts w:ascii="Times New Roman" w:hAnsi="Times New Roman" w:cs="Times New Roman"/>
          <w:color w:val="000000" w:themeColor="text1"/>
          <w:lang w:val="en-US"/>
        </w:rPr>
        <w:t xml:space="preserve"> </w:t>
      </w:r>
      <w:r w:rsidR="00B75E80" w:rsidRPr="00376A0E">
        <w:rPr>
          <w:rFonts w:ascii="Times New Roman" w:hAnsi="Times New Roman" w:cs="Times New Roman"/>
          <w:color w:val="000000" w:themeColor="text1"/>
          <w:lang w:val="en-US"/>
        </w:rPr>
        <w:t>are significantly more skeptic</w:t>
      </w:r>
      <w:r w:rsidR="00C549C7" w:rsidRPr="00376A0E">
        <w:rPr>
          <w:rFonts w:ascii="Times New Roman" w:hAnsi="Times New Roman" w:cs="Times New Roman"/>
          <w:color w:val="000000" w:themeColor="text1"/>
          <w:lang w:val="en-US"/>
        </w:rPr>
        <w:t xml:space="preserve"> about climate change</w:t>
      </w:r>
      <w:r w:rsidR="00B75E80" w:rsidRPr="00376A0E">
        <w:rPr>
          <w:rFonts w:ascii="Times New Roman" w:hAnsi="Times New Roman" w:cs="Times New Roman"/>
          <w:color w:val="000000" w:themeColor="text1"/>
          <w:lang w:val="en-US"/>
        </w:rPr>
        <w:t xml:space="preserve">, however, </w:t>
      </w:r>
      <w:r w:rsidR="00C549C7" w:rsidRPr="00376A0E">
        <w:rPr>
          <w:rFonts w:ascii="Times New Roman" w:hAnsi="Times New Roman" w:cs="Times New Roman"/>
          <w:color w:val="000000" w:themeColor="text1"/>
          <w:lang w:val="en-US"/>
        </w:rPr>
        <w:t>besides income, the</w:t>
      </w:r>
      <w:r w:rsidR="00DC23D3" w:rsidRPr="00376A0E">
        <w:rPr>
          <w:rFonts w:ascii="Times New Roman" w:hAnsi="Times New Roman" w:cs="Times New Roman"/>
          <w:color w:val="000000" w:themeColor="text1"/>
          <w:lang w:val="en-US"/>
        </w:rPr>
        <w:t xml:space="preserve"> </w:t>
      </w:r>
      <w:r w:rsidR="009D27B0" w:rsidRPr="00376A0E">
        <w:rPr>
          <w:rFonts w:ascii="Times New Roman" w:hAnsi="Times New Roman" w:cs="Times New Roman"/>
          <w:color w:val="000000" w:themeColor="text1"/>
          <w:lang w:val="en-US"/>
        </w:rPr>
        <w:t>paper</w:t>
      </w:r>
      <w:r w:rsidR="00C549C7" w:rsidRPr="00376A0E">
        <w:rPr>
          <w:rFonts w:ascii="Times New Roman" w:hAnsi="Times New Roman" w:cs="Times New Roman"/>
          <w:color w:val="000000" w:themeColor="text1"/>
          <w:lang w:val="en-US"/>
        </w:rPr>
        <w:t xml:space="preserve"> </w:t>
      </w:r>
      <w:r w:rsidR="009D27B0" w:rsidRPr="00376A0E">
        <w:rPr>
          <w:rFonts w:ascii="Times New Roman" w:hAnsi="Times New Roman" w:cs="Times New Roman"/>
          <w:color w:val="000000" w:themeColor="text1"/>
          <w:lang w:val="en-US"/>
        </w:rPr>
        <w:t>fails</w:t>
      </w:r>
      <w:r w:rsidR="00C549C7" w:rsidRPr="00376A0E">
        <w:rPr>
          <w:rFonts w:ascii="Times New Roman" w:hAnsi="Times New Roman" w:cs="Times New Roman"/>
          <w:color w:val="000000" w:themeColor="text1"/>
          <w:lang w:val="en-US"/>
        </w:rPr>
        <w:t xml:space="preserve"> to incorporate </w:t>
      </w:r>
      <w:r w:rsidR="00DC23D3" w:rsidRPr="00376A0E">
        <w:rPr>
          <w:rFonts w:ascii="Times New Roman" w:hAnsi="Times New Roman" w:cs="Times New Roman"/>
          <w:color w:val="000000" w:themeColor="text1"/>
          <w:lang w:val="en-US"/>
        </w:rPr>
        <w:t xml:space="preserve">any </w:t>
      </w:r>
      <w:r w:rsidR="00C549C7" w:rsidRPr="00376A0E">
        <w:rPr>
          <w:rFonts w:ascii="Times New Roman" w:hAnsi="Times New Roman" w:cs="Times New Roman"/>
          <w:color w:val="000000" w:themeColor="text1"/>
          <w:lang w:val="en-US"/>
        </w:rPr>
        <w:t xml:space="preserve">structural economic factors that </w:t>
      </w:r>
      <w:r w:rsidR="00DC23D3" w:rsidRPr="00376A0E">
        <w:rPr>
          <w:rFonts w:ascii="Times New Roman" w:hAnsi="Times New Roman" w:cs="Times New Roman"/>
          <w:color w:val="000000" w:themeColor="text1"/>
          <w:lang w:val="en-US"/>
        </w:rPr>
        <w:t>have frequently been linked to a rise in RWP</w:t>
      </w:r>
      <w:r w:rsidR="000E3729" w:rsidRPr="00376A0E">
        <w:rPr>
          <w:rFonts w:ascii="Times New Roman" w:hAnsi="Times New Roman" w:cs="Times New Roman"/>
          <w:color w:val="000000" w:themeColor="text1"/>
          <w:lang w:val="en-US"/>
        </w:rPr>
        <w:t xml:space="preserve">. </w:t>
      </w:r>
      <w:r w:rsidR="007D16B9" w:rsidRPr="00376A0E">
        <w:rPr>
          <w:rFonts w:ascii="Times New Roman" w:hAnsi="Times New Roman" w:cs="Times New Roman"/>
          <w:color w:val="000000" w:themeColor="text1"/>
          <w:lang w:val="en-US"/>
        </w:rPr>
        <w:t xml:space="preserve">Similarly, Kulin </w:t>
      </w:r>
      <w:r w:rsidR="00C549C7" w:rsidRPr="00376A0E">
        <w:rPr>
          <w:rFonts w:ascii="Times New Roman" w:hAnsi="Times New Roman" w:cs="Times New Roman"/>
          <w:color w:val="000000" w:themeColor="text1"/>
          <w:lang w:val="en-US"/>
        </w:rPr>
        <w:t>et. al (2021)</w:t>
      </w:r>
      <w:r w:rsidR="00DC23D3" w:rsidRPr="00376A0E">
        <w:rPr>
          <w:rFonts w:ascii="Times New Roman" w:hAnsi="Times New Roman" w:cs="Times New Roman"/>
          <w:color w:val="000000" w:themeColor="text1"/>
          <w:lang w:val="en-US"/>
        </w:rPr>
        <w:t xml:space="preserve"> show that individuals who hold nationalist values</w:t>
      </w:r>
      <w:r w:rsidR="007C5EA3" w:rsidRPr="00376A0E">
        <w:rPr>
          <w:rFonts w:ascii="Times New Roman" w:hAnsi="Times New Roman" w:cs="Times New Roman"/>
          <w:color w:val="000000" w:themeColor="text1"/>
          <w:lang w:val="en-US"/>
        </w:rPr>
        <w:t xml:space="preserve"> and vote for RWP parties</w:t>
      </w:r>
      <w:r w:rsidR="00DC23D3" w:rsidRPr="00376A0E">
        <w:rPr>
          <w:rFonts w:ascii="Times New Roman" w:hAnsi="Times New Roman" w:cs="Times New Roman"/>
          <w:color w:val="000000" w:themeColor="text1"/>
          <w:lang w:val="en-US"/>
        </w:rPr>
        <w:t xml:space="preserve"> are more likely to be skeptical about climate change</w:t>
      </w:r>
      <w:r w:rsidR="007E381A" w:rsidRPr="00376A0E">
        <w:rPr>
          <w:rFonts w:ascii="Times New Roman" w:hAnsi="Times New Roman" w:cs="Times New Roman"/>
          <w:color w:val="000000" w:themeColor="text1"/>
          <w:lang w:val="en-US"/>
        </w:rPr>
        <w:t>. The authors construct the nationalist values from</w:t>
      </w:r>
      <w:r w:rsidR="007C5EA3" w:rsidRPr="00376A0E">
        <w:rPr>
          <w:rFonts w:ascii="Times New Roman" w:hAnsi="Times New Roman" w:cs="Times New Roman"/>
          <w:color w:val="000000" w:themeColor="text1"/>
          <w:lang w:val="en-US"/>
        </w:rPr>
        <w:t xml:space="preserve"> multiple survey questions including an individual’s stance towards the EU as well as their stance on the economic effect of migrants on the domestic economy. </w:t>
      </w:r>
      <w:r w:rsidR="004A5588" w:rsidRPr="00376A0E">
        <w:rPr>
          <w:rFonts w:ascii="Times New Roman" w:hAnsi="Times New Roman" w:cs="Times New Roman"/>
          <w:color w:val="000000" w:themeColor="text1"/>
          <w:lang w:val="en-US"/>
        </w:rPr>
        <w:t xml:space="preserve">Yet, an individual's perspective on the benefits of migration for the </w:t>
      </w:r>
      <w:r w:rsidR="006B5674" w:rsidRPr="00376A0E">
        <w:rPr>
          <w:rFonts w:ascii="Times New Roman" w:hAnsi="Times New Roman" w:cs="Times New Roman"/>
          <w:color w:val="000000" w:themeColor="text1"/>
          <w:lang w:val="en-US"/>
        </w:rPr>
        <w:t>domestic</w:t>
      </w:r>
      <w:r w:rsidR="004A5588" w:rsidRPr="00376A0E">
        <w:rPr>
          <w:rFonts w:ascii="Times New Roman" w:hAnsi="Times New Roman" w:cs="Times New Roman"/>
          <w:color w:val="000000" w:themeColor="text1"/>
          <w:lang w:val="en-US"/>
        </w:rPr>
        <w:t xml:space="preserve"> economy, as well as their stance on the European Union, is likely</w:t>
      </w:r>
      <w:r w:rsidR="00B916F9" w:rsidRPr="00376A0E">
        <w:rPr>
          <w:rFonts w:ascii="Times New Roman" w:hAnsi="Times New Roman" w:cs="Times New Roman"/>
          <w:color w:val="000000" w:themeColor="text1"/>
          <w:lang w:val="en-US"/>
        </w:rPr>
        <w:t xml:space="preserve"> to be</w:t>
      </w:r>
      <w:r w:rsidR="004A5588" w:rsidRPr="00376A0E">
        <w:rPr>
          <w:rFonts w:ascii="Times New Roman" w:hAnsi="Times New Roman" w:cs="Times New Roman"/>
          <w:color w:val="000000" w:themeColor="text1"/>
          <w:lang w:val="en-US"/>
        </w:rPr>
        <w:t xml:space="preserve"> </w:t>
      </w:r>
      <w:r w:rsidR="00092913" w:rsidRPr="00376A0E">
        <w:rPr>
          <w:rFonts w:ascii="Times New Roman" w:hAnsi="Times New Roman" w:cs="Times New Roman"/>
          <w:color w:val="000000" w:themeColor="text1"/>
          <w:lang w:val="en-US"/>
        </w:rPr>
        <w:t>conditioned</w:t>
      </w:r>
      <w:r w:rsidR="004A5588" w:rsidRPr="00376A0E">
        <w:rPr>
          <w:rFonts w:ascii="Times New Roman" w:hAnsi="Times New Roman" w:cs="Times New Roman"/>
          <w:color w:val="000000" w:themeColor="text1"/>
          <w:lang w:val="en-US"/>
        </w:rPr>
        <w:t xml:space="preserve"> </w:t>
      </w:r>
      <w:r w:rsidR="00D7201A" w:rsidRPr="00376A0E">
        <w:rPr>
          <w:rFonts w:ascii="Times New Roman" w:hAnsi="Times New Roman" w:cs="Times New Roman"/>
          <w:color w:val="000000" w:themeColor="text1"/>
          <w:lang w:val="en-US"/>
        </w:rPr>
        <w:t xml:space="preserve">on </w:t>
      </w:r>
      <w:r w:rsidR="004A5588" w:rsidRPr="00376A0E">
        <w:rPr>
          <w:rFonts w:ascii="Times New Roman" w:hAnsi="Times New Roman" w:cs="Times New Roman"/>
          <w:color w:val="000000" w:themeColor="text1"/>
          <w:lang w:val="en-US"/>
        </w:rPr>
        <w:t>their economic circumstances.</w:t>
      </w:r>
      <w:r w:rsidR="003442A2">
        <w:rPr>
          <w:rFonts w:ascii="Times New Roman" w:hAnsi="Times New Roman" w:cs="Times New Roman"/>
          <w:color w:val="000000" w:themeColor="text1"/>
          <w:lang w:val="en-US"/>
        </w:rPr>
        <w:t xml:space="preserve"> </w:t>
      </w:r>
      <w:r w:rsidR="00F339B6" w:rsidRPr="00376A0E">
        <w:rPr>
          <w:rFonts w:ascii="Times New Roman" w:hAnsi="Times New Roman" w:cs="Times New Roman"/>
          <w:color w:val="000000" w:themeColor="text1"/>
          <w:lang w:val="en-US"/>
        </w:rPr>
        <w:t xml:space="preserve">The </w:t>
      </w:r>
      <w:r w:rsidR="007A0CF1" w:rsidRPr="00376A0E">
        <w:rPr>
          <w:rFonts w:ascii="Times New Roman" w:hAnsi="Times New Roman" w:cs="Times New Roman"/>
          <w:color w:val="000000" w:themeColor="text1"/>
          <w:lang w:val="en-US"/>
        </w:rPr>
        <w:t xml:space="preserve">research indicates that supporting RWP parties and </w:t>
      </w:r>
      <w:r w:rsidR="00D7201A" w:rsidRPr="00376A0E">
        <w:rPr>
          <w:rFonts w:ascii="Times New Roman" w:hAnsi="Times New Roman" w:cs="Times New Roman"/>
          <w:color w:val="000000" w:themeColor="text1"/>
          <w:lang w:val="en-US"/>
        </w:rPr>
        <w:t>holding</w:t>
      </w:r>
      <w:r w:rsidR="007A0CF1" w:rsidRPr="00376A0E">
        <w:rPr>
          <w:rFonts w:ascii="Times New Roman" w:hAnsi="Times New Roman" w:cs="Times New Roman"/>
          <w:color w:val="000000" w:themeColor="text1"/>
          <w:lang w:val="en-US"/>
        </w:rPr>
        <w:t xml:space="preserve"> nationalist and populist </w:t>
      </w:r>
      <w:r w:rsidR="00D7201A" w:rsidRPr="00376A0E">
        <w:rPr>
          <w:rFonts w:ascii="Times New Roman" w:hAnsi="Times New Roman" w:cs="Times New Roman"/>
          <w:color w:val="000000" w:themeColor="text1"/>
          <w:lang w:val="en-US"/>
        </w:rPr>
        <w:t>values</w:t>
      </w:r>
      <w:r w:rsidR="007A0CF1" w:rsidRPr="00376A0E">
        <w:rPr>
          <w:rFonts w:ascii="Times New Roman" w:hAnsi="Times New Roman" w:cs="Times New Roman"/>
          <w:color w:val="000000" w:themeColor="text1"/>
          <w:lang w:val="en-US"/>
        </w:rPr>
        <w:t xml:space="preserve"> appear to </w:t>
      </w:r>
      <w:r w:rsidR="00B916F9" w:rsidRPr="00376A0E">
        <w:rPr>
          <w:rFonts w:ascii="Times New Roman" w:hAnsi="Times New Roman" w:cs="Times New Roman"/>
          <w:color w:val="000000" w:themeColor="text1"/>
          <w:lang w:val="en-US"/>
        </w:rPr>
        <w:t>shape</w:t>
      </w:r>
      <w:r w:rsidR="007A0CF1" w:rsidRPr="00376A0E">
        <w:rPr>
          <w:rFonts w:ascii="Times New Roman" w:hAnsi="Times New Roman" w:cs="Times New Roman"/>
          <w:color w:val="000000" w:themeColor="text1"/>
          <w:lang w:val="en-US"/>
        </w:rPr>
        <w:t xml:space="preserve"> an individual's perspective on climate change. However, structural economic conditions are likely to impede </w:t>
      </w:r>
      <w:r w:rsidR="002E37E4" w:rsidRPr="00376A0E">
        <w:rPr>
          <w:rFonts w:ascii="Times New Roman" w:hAnsi="Times New Roman" w:cs="Times New Roman"/>
          <w:color w:val="000000" w:themeColor="text1"/>
          <w:lang w:val="en-US"/>
        </w:rPr>
        <w:t>the</w:t>
      </w:r>
      <w:r w:rsidR="007A0CF1" w:rsidRPr="00376A0E">
        <w:rPr>
          <w:rFonts w:ascii="Times New Roman" w:hAnsi="Times New Roman" w:cs="Times New Roman"/>
          <w:color w:val="000000" w:themeColor="text1"/>
          <w:lang w:val="en-US"/>
        </w:rPr>
        <w:t xml:space="preserve"> causality of these </w:t>
      </w:r>
      <w:r w:rsidR="002E37E4" w:rsidRPr="00376A0E">
        <w:rPr>
          <w:rFonts w:ascii="Times New Roman" w:hAnsi="Times New Roman" w:cs="Times New Roman"/>
          <w:color w:val="000000" w:themeColor="text1"/>
          <w:lang w:val="en-US"/>
        </w:rPr>
        <w:t>claims</w:t>
      </w:r>
      <w:r w:rsidR="007A0CF1" w:rsidRPr="00376A0E">
        <w:rPr>
          <w:rFonts w:ascii="Times New Roman" w:hAnsi="Times New Roman" w:cs="Times New Roman"/>
          <w:color w:val="000000" w:themeColor="text1"/>
          <w:lang w:val="en-US"/>
        </w:rPr>
        <w:t>.</w:t>
      </w:r>
    </w:p>
    <w:p w14:paraId="6FCC81CC" w14:textId="77777777" w:rsidR="00E43827" w:rsidRDefault="00E43827" w:rsidP="00C31B80">
      <w:pPr>
        <w:autoSpaceDE w:val="0"/>
        <w:autoSpaceDN w:val="0"/>
        <w:adjustRightInd w:val="0"/>
        <w:rPr>
          <w:rFonts w:ascii="Times New Roman" w:hAnsi="Times New Roman" w:cs="Times New Roman"/>
          <w:color w:val="000000" w:themeColor="text1"/>
          <w:lang w:val="en-US"/>
        </w:rPr>
      </w:pPr>
    </w:p>
    <w:p w14:paraId="67EFCA9A" w14:textId="47315C05" w:rsidR="00897217" w:rsidRPr="00376A0E" w:rsidRDefault="00F13B9D" w:rsidP="00C31B80">
      <w:pPr>
        <w:autoSpaceDE w:val="0"/>
        <w:autoSpaceDN w:val="0"/>
        <w:adjustRightInd w:val="0"/>
        <w:rPr>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On the other hand</w:t>
      </w:r>
      <w:r w:rsidR="001538DC" w:rsidRPr="00376A0E">
        <w:rPr>
          <w:rFonts w:ascii="Times New Roman" w:hAnsi="Times New Roman" w:cs="Times New Roman"/>
          <w:color w:val="000000" w:themeColor="text1"/>
          <w:lang w:val="en-US"/>
        </w:rPr>
        <w:t xml:space="preserve">, research that assesses </w:t>
      </w:r>
      <w:r w:rsidR="00E57A9B" w:rsidRPr="00376A0E">
        <w:rPr>
          <w:rFonts w:ascii="Times New Roman" w:hAnsi="Times New Roman" w:cs="Times New Roman"/>
          <w:color w:val="000000" w:themeColor="text1"/>
          <w:lang w:val="en-US"/>
        </w:rPr>
        <w:t xml:space="preserve">the influence of economic factors </w:t>
      </w:r>
      <w:r w:rsidR="0054707C" w:rsidRPr="00376A0E">
        <w:rPr>
          <w:rFonts w:ascii="Times New Roman" w:hAnsi="Times New Roman" w:cs="Times New Roman"/>
          <w:color w:val="000000" w:themeColor="text1"/>
          <w:lang w:val="en-US"/>
        </w:rPr>
        <w:t xml:space="preserve">has </w:t>
      </w:r>
      <w:r w:rsidR="00E57A9B" w:rsidRPr="00376A0E">
        <w:rPr>
          <w:rFonts w:ascii="Times New Roman" w:hAnsi="Times New Roman" w:cs="Times New Roman"/>
          <w:color w:val="000000" w:themeColor="text1"/>
          <w:lang w:val="en-US"/>
        </w:rPr>
        <w:t>primarily focused on a narrow set of determinants, such as GDP, income, and unemployment (</w:t>
      </w:r>
      <w:proofErr w:type="spellStart"/>
      <w:r w:rsidR="00F43CA2" w:rsidRPr="00376A0E">
        <w:rPr>
          <w:rFonts w:ascii="Times New Roman" w:hAnsi="Times New Roman" w:cs="Times New Roman"/>
          <w:color w:val="000000" w:themeColor="text1"/>
          <w:lang w:val="en-US"/>
        </w:rPr>
        <w:t>Duijndam</w:t>
      </w:r>
      <w:proofErr w:type="spellEnd"/>
      <w:r w:rsidR="00F43CA2" w:rsidRPr="00376A0E">
        <w:rPr>
          <w:rFonts w:ascii="Times New Roman" w:hAnsi="Times New Roman" w:cs="Times New Roman"/>
          <w:color w:val="000000" w:themeColor="text1"/>
          <w:lang w:val="en-US"/>
        </w:rPr>
        <w:t xml:space="preserve"> &amp; van </w:t>
      </w:r>
      <w:proofErr w:type="spellStart"/>
      <w:r w:rsidR="00F43CA2" w:rsidRPr="00376A0E">
        <w:rPr>
          <w:rFonts w:ascii="Times New Roman" w:hAnsi="Times New Roman" w:cs="Times New Roman"/>
          <w:color w:val="000000" w:themeColor="text1"/>
          <w:lang w:val="en-US"/>
        </w:rPr>
        <w:t>Beukering</w:t>
      </w:r>
      <w:proofErr w:type="spellEnd"/>
      <w:r w:rsidR="00F43CA2" w:rsidRPr="00376A0E">
        <w:rPr>
          <w:rFonts w:ascii="Times New Roman" w:hAnsi="Times New Roman" w:cs="Times New Roman"/>
          <w:color w:val="000000" w:themeColor="text1"/>
          <w:lang w:val="en-US"/>
        </w:rPr>
        <w:t xml:space="preserve">, 2020; </w:t>
      </w:r>
      <w:r w:rsidR="00E57A9B" w:rsidRPr="00376A0E">
        <w:rPr>
          <w:rFonts w:ascii="Times New Roman" w:hAnsi="Times New Roman" w:cs="Times New Roman"/>
          <w:color w:val="000000" w:themeColor="text1"/>
          <w:lang w:val="en-US"/>
        </w:rPr>
        <w:t xml:space="preserve">Kenny, 2019; Scruggs &amp; </w:t>
      </w:r>
      <w:proofErr w:type="spellStart"/>
      <w:r w:rsidR="00E57A9B" w:rsidRPr="00376A0E">
        <w:rPr>
          <w:rFonts w:ascii="Times New Roman" w:hAnsi="Times New Roman" w:cs="Times New Roman"/>
          <w:color w:val="000000" w:themeColor="text1"/>
          <w:lang w:val="en-US"/>
        </w:rPr>
        <w:t>Benegal</w:t>
      </w:r>
      <w:proofErr w:type="spellEnd"/>
      <w:r w:rsidR="00E57A9B" w:rsidRPr="00376A0E">
        <w:rPr>
          <w:rFonts w:ascii="Times New Roman" w:hAnsi="Times New Roman" w:cs="Times New Roman"/>
          <w:color w:val="000000" w:themeColor="text1"/>
          <w:lang w:val="en-US"/>
        </w:rPr>
        <w:t>, 2012)</w:t>
      </w:r>
      <w:r w:rsidR="001538DC" w:rsidRPr="00376A0E">
        <w:rPr>
          <w:rFonts w:ascii="Times New Roman" w:hAnsi="Times New Roman" w:cs="Times New Roman"/>
          <w:color w:val="000000" w:themeColor="text1"/>
          <w:lang w:val="en-US"/>
        </w:rPr>
        <w:t xml:space="preserve">, neglecting </w:t>
      </w:r>
      <w:r w:rsidR="0054707C" w:rsidRPr="00376A0E">
        <w:rPr>
          <w:rFonts w:ascii="Times New Roman" w:hAnsi="Times New Roman" w:cs="Times New Roman"/>
          <w:color w:val="000000" w:themeColor="text1"/>
          <w:lang w:val="en-US"/>
        </w:rPr>
        <w:t xml:space="preserve">other </w:t>
      </w:r>
      <w:r w:rsidR="001538DC" w:rsidRPr="00376A0E">
        <w:rPr>
          <w:rFonts w:ascii="Times New Roman" w:hAnsi="Times New Roman" w:cs="Times New Roman"/>
          <w:color w:val="000000" w:themeColor="text1"/>
          <w:lang w:val="en-US"/>
        </w:rPr>
        <w:t xml:space="preserve">structural economic determinants </w:t>
      </w:r>
      <w:r w:rsidR="00B559D8" w:rsidRPr="00376A0E">
        <w:rPr>
          <w:rFonts w:ascii="Times New Roman" w:hAnsi="Times New Roman" w:cs="Times New Roman"/>
          <w:color w:val="000000" w:themeColor="text1"/>
          <w:lang w:val="en-US"/>
        </w:rPr>
        <w:t xml:space="preserve">associated with </w:t>
      </w:r>
      <w:r w:rsidR="001538DC" w:rsidRPr="00376A0E">
        <w:rPr>
          <w:rFonts w:ascii="Times New Roman" w:hAnsi="Times New Roman" w:cs="Times New Roman"/>
          <w:color w:val="000000" w:themeColor="text1"/>
          <w:lang w:val="en-US"/>
        </w:rPr>
        <w:t>RWP parties</w:t>
      </w:r>
      <w:r w:rsidR="00B559D8" w:rsidRPr="00376A0E">
        <w:rPr>
          <w:rFonts w:ascii="Times New Roman" w:hAnsi="Times New Roman" w:cs="Times New Roman"/>
          <w:color w:val="000000" w:themeColor="text1"/>
          <w:lang w:val="en-US"/>
        </w:rPr>
        <w:t>’ narrative such as social spending and taxation</w:t>
      </w:r>
      <w:r w:rsidR="00F339B6" w:rsidRPr="00376A0E">
        <w:rPr>
          <w:rFonts w:ascii="Times New Roman" w:hAnsi="Times New Roman" w:cs="Times New Roman"/>
          <w:color w:val="000000" w:themeColor="text1"/>
          <w:lang w:val="en-US"/>
        </w:rPr>
        <w:t xml:space="preserve"> (Quote)</w:t>
      </w:r>
      <w:r w:rsidR="00D24EAA" w:rsidRPr="00376A0E">
        <w:rPr>
          <w:rFonts w:ascii="Times New Roman" w:hAnsi="Times New Roman" w:cs="Times New Roman"/>
          <w:color w:val="000000" w:themeColor="text1"/>
          <w:lang w:val="en-US"/>
        </w:rPr>
        <w:t xml:space="preserve">. </w:t>
      </w:r>
      <w:r w:rsidR="009D27B0" w:rsidRPr="00376A0E">
        <w:rPr>
          <w:rFonts w:ascii="Times New Roman" w:hAnsi="Times New Roman" w:cs="Times New Roman"/>
          <w:color w:val="000000" w:themeColor="text1"/>
          <w:lang w:val="en-US"/>
        </w:rPr>
        <w:t xml:space="preserve">Additionally, </w:t>
      </w:r>
      <w:r w:rsidR="008F147E" w:rsidRPr="00376A0E">
        <w:rPr>
          <w:rFonts w:ascii="Times New Roman" w:hAnsi="Times New Roman" w:cs="Times New Roman"/>
          <w:color w:val="000000" w:themeColor="text1"/>
          <w:lang w:val="en-US"/>
        </w:rPr>
        <w:t>most of the</w:t>
      </w:r>
      <w:r w:rsidR="00F339B6" w:rsidRPr="00376A0E">
        <w:rPr>
          <w:rFonts w:ascii="Times New Roman" w:hAnsi="Times New Roman" w:cs="Times New Roman"/>
          <w:color w:val="000000" w:themeColor="text1"/>
          <w:lang w:val="en-US"/>
        </w:rPr>
        <w:t xml:space="preserve"> research </w:t>
      </w:r>
      <w:r w:rsidR="008F147E" w:rsidRPr="00376A0E">
        <w:rPr>
          <w:rFonts w:ascii="Times New Roman" w:hAnsi="Times New Roman" w:cs="Times New Roman"/>
          <w:color w:val="000000" w:themeColor="text1"/>
          <w:lang w:val="en-US"/>
        </w:rPr>
        <w:t>that assesses</w:t>
      </w:r>
      <w:r w:rsidR="00F339B6" w:rsidRPr="00376A0E">
        <w:rPr>
          <w:rFonts w:ascii="Times New Roman" w:hAnsi="Times New Roman" w:cs="Times New Roman"/>
          <w:color w:val="000000" w:themeColor="text1"/>
          <w:lang w:val="en-US"/>
        </w:rPr>
        <w:t xml:space="preserve"> the impact of economic determinants on climate change </w:t>
      </w:r>
      <w:r w:rsidR="00897217" w:rsidRPr="00376A0E">
        <w:rPr>
          <w:rFonts w:ascii="Times New Roman" w:hAnsi="Times New Roman" w:cs="Times New Roman"/>
          <w:color w:val="000000" w:themeColor="text1"/>
          <w:lang w:val="en-US"/>
        </w:rPr>
        <w:t>concern</w:t>
      </w:r>
      <w:r w:rsidR="00F339B6" w:rsidRPr="00376A0E">
        <w:rPr>
          <w:rFonts w:ascii="Times New Roman" w:hAnsi="Times New Roman" w:cs="Times New Roman"/>
          <w:color w:val="000000" w:themeColor="text1"/>
          <w:lang w:val="en-US"/>
        </w:rPr>
        <w:t xml:space="preserve"> typically </w:t>
      </w:r>
      <w:r w:rsidR="009D27B0" w:rsidRPr="00376A0E">
        <w:rPr>
          <w:rFonts w:ascii="Times New Roman" w:hAnsi="Times New Roman" w:cs="Times New Roman"/>
          <w:color w:val="000000" w:themeColor="text1"/>
          <w:lang w:val="en-US"/>
        </w:rPr>
        <w:t xml:space="preserve">does not incorporate </w:t>
      </w:r>
      <w:r w:rsidR="00F339B6" w:rsidRPr="00376A0E">
        <w:rPr>
          <w:rFonts w:ascii="Times New Roman" w:hAnsi="Times New Roman" w:cs="Times New Roman"/>
          <w:color w:val="000000" w:themeColor="text1"/>
          <w:lang w:val="en-US"/>
        </w:rPr>
        <w:t xml:space="preserve">the influence of RWP </w:t>
      </w:r>
      <w:r w:rsidR="008F147E" w:rsidRPr="00376A0E">
        <w:rPr>
          <w:rFonts w:ascii="Times New Roman" w:hAnsi="Times New Roman" w:cs="Times New Roman"/>
          <w:color w:val="000000" w:themeColor="text1"/>
          <w:lang w:val="en-US"/>
        </w:rPr>
        <w:t>parties</w:t>
      </w:r>
      <w:r w:rsidR="00897217" w:rsidRPr="00376A0E">
        <w:rPr>
          <w:rFonts w:ascii="Times New Roman" w:hAnsi="Times New Roman" w:cs="Times New Roman"/>
          <w:color w:val="000000" w:themeColor="text1"/>
          <w:lang w:val="en-US"/>
        </w:rPr>
        <w:t xml:space="preserve"> and consequently is unable to disentangle such influence from the broader economic effect</w:t>
      </w:r>
      <w:r w:rsidR="002817C6">
        <w:rPr>
          <w:rFonts w:ascii="Times New Roman" w:hAnsi="Times New Roman" w:cs="Times New Roman"/>
          <w:color w:val="000000" w:themeColor="text1"/>
          <w:lang w:val="en-US"/>
        </w:rPr>
        <w:t xml:space="preserve"> (Quote). </w:t>
      </w:r>
    </w:p>
    <w:p w14:paraId="2B5F638C" w14:textId="77777777" w:rsidR="00897217" w:rsidRPr="00376A0E" w:rsidRDefault="00897217" w:rsidP="00C31B80">
      <w:pPr>
        <w:autoSpaceDE w:val="0"/>
        <w:autoSpaceDN w:val="0"/>
        <w:adjustRightInd w:val="0"/>
        <w:rPr>
          <w:rFonts w:ascii="Times New Roman" w:hAnsi="Times New Roman" w:cs="Times New Roman"/>
          <w:color w:val="000000" w:themeColor="text1"/>
          <w:lang w:val="en-US"/>
        </w:rPr>
      </w:pPr>
    </w:p>
    <w:p w14:paraId="3D2BC8E9" w14:textId="529DDCC4" w:rsidR="00E43827" w:rsidRDefault="00C31B80" w:rsidP="00026628">
      <w:pPr>
        <w:autoSpaceDE w:val="0"/>
        <w:autoSpaceDN w:val="0"/>
        <w:adjustRightInd w:val="0"/>
        <w:rPr>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 xml:space="preserve">Using European survey data from 2008-2017, </w:t>
      </w:r>
      <w:proofErr w:type="spellStart"/>
      <w:r w:rsidR="008F147E" w:rsidRPr="00376A0E">
        <w:rPr>
          <w:rFonts w:ascii="Times New Roman" w:hAnsi="Times New Roman" w:cs="Times New Roman"/>
          <w:color w:val="000000" w:themeColor="text1"/>
          <w:lang w:val="en-US"/>
        </w:rPr>
        <w:t>Duijndam</w:t>
      </w:r>
      <w:proofErr w:type="spellEnd"/>
      <w:r w:rsidR="008F147E" w:rsidRPr="00376A0E">
        <w:rPr>
          <w:rFonts w:ascii="Times New Roman" w:hAnsi="Times New Roman" w:cs="Times New Roman"/>
          <w:color w:val="000000" w:themeColor="text1"/>
          <w:lang w:val="en-US"/>
        </w:rPr>
        <w:t xml:space="preserve"> and van </w:t>
      </w:r>
      <w:proofErr w:type="spellStart"/>
      <w:r w:rsidR="008F147E" w:rsidRPr="00376A0E">
        <w:rPr>
          <w:rFonts w:ascii="Times New Roman" w:hAnsi="Times New Roman" w:cs="Times New Roman"/>
          <w:color w:val="000000" w:themeColor="text1"/>
          <w:lang w:val="en-US"/>
        </w:rPr>
        <w:t>Beukering</w:t>
      </w:r>
      <w:proofErr w:type="spellEnd"/>
      <w:r w:rsidR="008F147E" w:rsidRPr="00376A0E">
        <w:rPr>
          <w:rFonts w:ascii="Times New Roman" w:hAnsi="Times New Roman" w:cs="Times New Roman"/>
          <w:color w:val="000000" w:themeColor="text1"/>
          <w:lang w:val="en-US"/>
        </w:rPr>
        <w:t xml:space="preserve"> (2020) </w:t>
      </w:r>
      <w:r w:rsidRPr="00376A0E">
        <w:rPr>
          <w:rFonts w:ascii="Times New Roman" w:hAnsi="Times New Roman" w:cs="Times New Roman"/>
          <w:color w:val="000000" w:themeColor="text1"/>
          <w:lang w:val="en-US"/>
        </w:rPr>
        <w:t xml:space="preserve">are the first to </w:t>
      </w:r>
      <w:r w:rsidR="001671A6" w:rsidRPr="00376A0E">
        <w:rPr>
          <w:rFonts w:ascii="Times New Roman" w:hAnsi="Times New Roman" w:cs="Times New Roman"/>
          <w:color w:val="000000" w:themeColor="text1"/>
          <w:lang w:val="en-US"/>
        </w:rPr>
        <w:t xml:space="preserve">explicitly </w:t>
      </w:r>
      <w:r w:rsidR="00FE0CA4" w:rsidRPr="00376A0E">
        <w:rPr>
          <w:rFonts w:ascii="Times New Roman" w:hAnsi="Times New Roman" w:cs="Times New Roman"/>
          <w:color w:val="000000" w:themeColor="text1"/>
          <w:lang w:val="en-US"/>
        </w:rPr>
        <w:t>examine</w:t>
      </w:r>
      <w:r w:rsidR="001671A6" w:rsidRPr="00376A0E">
        <w:rPr>
          <w:rFonts w:ascii="Times New Roman" w:hAnsi="Times New Roman" w:cs="Times New Roman"/>
          <w:color w:val="000000" w:themeColor="text1"/>
          <w:lang w:val="en-US"/>
        </w:rPr>
        <w:t xml:space="preserve"> </w:t>
      </w:r>
      <w:r w:rsidRPr="00376A0E">
        <w:rPr>
          <w:rFonts w:ascii="Times New Roman" w:hAnsi="Times New Roman" w:cs="Times New Roman"/>
          <w:color w:val="000000" w:themeColor="text1"/>
          <w:lang w:val="en-US"/>
        </w:rPr>
        <w:t xml:space="preserve">the role of economic effects and </w:t>
      </w:r>
      <w:r w:rsidR="007B5F42" w:rsidRPr="00376A0E">
        <w:rPr>
          <w:rFonts w:ascii="Times New Roman" w:hAnsi="Times New Roman" w:cs="Times New Roman"/>
          <w:color w:val="000000" w:themeColor="text1"/>
          <w:lang w:val="en-US"/>
        </w:rPr>
        <w:t xml:space="preserve">the influence of </w:t>
      </w:r>
      <w:r w:rsidRPr="00376A0E">
        <w:rPr>
          <w:rFonts w:ascii="Times New Roman" w:hAnsi="Times New Roman" w:cs="Times New Roman"/>
          <w:color w:val="000000" w:themeColor="text1"/>
          <w:lang w:val="en-US"/>
        </w:rPr>
        <w:t xml:space="preserve">RWP </w:t>
      </w:r>
      <w:r w:rsidR="001671A6" w:rsidRPr="00376A0E">
        <w:rPr>
          <w:rFonts w:ascii="Times New Roman" w:hAnsi="Times New Roman" w:cs="Times New Roman"/>
          <w:color w:val="000000" w:themeColor="text1"/>
          <w:lang w:val="en-US"/>
        </w:rPr>
        <w:t xml:space="preserve">parties </w:t>
      </w:r>
      <w:r w:rsidRPr="00376A0E">
        <w:rPr>
          <w:rFonts w:ascii="Times New Roman" w:hAnsi="Times New Roman" w:cs="Times New Roman"/>
          <w:color w:val="000000" w:themeColor="text1"/>
          <w:lang w:val="en-US"/>
        </w:rPr>
        <w:t xml:space="preserve">on climate change concern. </w:t>
      </w:r>
      <w:r w:rsidR="00524383" w:rsidRPr="00376A0E">
        <w:rPr>
          <w:rFonts w:ascii="Times New Roman" w:hAnsi="Times New Roman" w:cs="Times New Roman"/>
          <w:color w:val="000000" w:themeColor="text1"/>
          <w:lang w:val="en-US"/>
        </w:rPr>
        <w:t>In line with the structuralist theory, t</w:t>
      </w:r>
      <w:r w:rsidRPr="00376A0E">
        <w:rPr>
          <w:rFonts w:ascii="Times New Roman" w:hAnsi="Times New Roman" w:cs="Times New Roman"/>
          <w:color w:val="000000" w:themeColor="text1"/>
          <w:lang w:val="en-US"/>
        </w:rPr>
        <w:t xml:space="preserve">he authors find </w:t>
      </w:r>
      <w:r w:rsidR="0063305F" w:rsidRPr="00376A0E">
        <w:rPr>
          <w:rFonts w:ascii="Times New Roman" w:hAnsi="Times New Roman" w:cs="Times New Roman"/>
          <w:color w:val="000000" w:themeColor="text1"/>
          <w:lang w:val="en-US"/>
        </w:rPr>
        <w:t>whenever individuals are unemployed or whenever the unemployment rate increases domestically, individuals are significantly less concerned about climate change. At the same time, the authors find that people are more concerned in countries with greater GDP per capit</w:t>
      </w:r>
      <w:r w:rsidR="00524383" w:rsidRPr="00376A0E">
        <w:rPr>
          <w:rFonts w:ascii="Times New Roman" w:hAnsi="Times New Roman" w:cs="Times New Roman"/>
          <w:color w:val="000000" w:themeColor="text1"/>
          <w:lang w:val="en-US"/>
        </w:rPr>
        <w:t>a, providing partial evidence that individual</w:t>
      </w:r>
      <w:r w:rsidR="00B51BE1" w:rsidRPr="00376A0E">
        <w:rPr>
          <w:rFonts w:ascii="Times New Roman" w:hAnsi="Times New Roman" w:cs="Times New Roman"/>
          <w:color w:val="000000" w:themeColor="text1"/>
          <w:lang w:val="en-US"/>
        </w:rPr>
        <w:t>-</w:t>
      </w:r>
      <w:r w:rsidR="00524383" w:rsidRPr="00376A0E">
        <w:rPr>
          <w:rFonts w:ascii="Times New Roman" w:hAnsi="Times New Roman" w:cs="Times New Roman"/>
          <w:color w:val="000000" w:themeColor="text1"/>
          <w:lang w:val="en-US"/>
        </w:rPr>
        <w:t xml:space="preserve"> as well as national-level economic conditions might shape an individual’s relation towards climate change. </w:t>
      </w:r>
      <w:r w:rsidR="00B51BE1" w:rsidRPr="00376A0E">
        <w:rPr>
          <w:rFonts w:ascii="Times New Roman" w:hAnsi="Times New Roman" w:cs="Times New Roman"/>
          <w:color w:val="000000" w:themeColor="text1"/>
          <w:lang w:val="en-US"/>
        </w:rPr>
        <w:t>In contrast to Lockwood (2018), the authors do not discover significant evidence that RWP</w:t>
      </w:r>
      <w:r w:rsidR="00D258F7" w:rsidRPr="00376A0E">
        <w:rPr>
          <w:rFonts w:ascii="Times New Roman" w:hAnsi="Times New Roman" w:cs="Times New Roman"/>
          <w:color w:val="000000" w:themeColor="text1"/>
          <w:lang w:val="en-US"/>
        </w:rPr>
        <w:t xml:space="preserve"> parties</w:t>
      </w:r>
      <w:r w:rsidR="00B51BE1" w:rsidRPr="00376A0E">
        <w:rPr>
          <w:rFonts w:ascii="Times New Roman" w:hAnsi="Times New Roman" w:cs="Times New Roman"/>
          <w:color w:val="000000" w:themeColor="text1"/>
          <w:lang w:val="en-US"/>
        </w:rPr>
        <w:t xml:space="preserve"> play a role in shaping climate concern. However, their analysis only focuses on the impact of a country-level increases in the vote share of RWP parties on </w:t>
      </w:r>
      <w:r w:rsidR="00931D45" w:rsidRPr="00376A0E">
        <w:rPr>
          <w:rFonts w:ascii="Times New Roman" w:hAnsi="Times New Roman" w:cs="Times New Roman"/>
          <w:color w:val="000000" w:themeColor="text1"/>
          <w:lang w:val="en-US"/>
        </w:rPr>
        <w:t>an individual’s</w:t>
      </w:r>
      <w:r w:rsidR="00B51BE1" w:rsidRPr="00376A0E">
        <w:rPr>
          <w:rFonts w:ascii="Times New Roman" w:hAnsi="Times New Roman" w:cs="Times New Roman"/>
          <w:color w:val="000000" w:themeColor="text1"/>
          <w:lang w:val="en-US"/>
        </w:rPr>
        <w:t xml:space="preserve"> climate concern. Yet, th</w:t>
      </w:r>
      <w:r w:rsidR="00BF2628" w:rsidRPr="00376A0E">
        <w:rPr>
          <w:rFonts w:ascii="Times New Roman" w:hAnsi="Times New Roman" w:cs="Times New Roman"/>
          <w:color w:val="000000" w:themeColor="text1"/>
          <w:lang w:val="en-US"/>
        </w:rPr>
        <w:t xml:space="preserve">e insight </w:t>
      </w:r>
      <w:r w:rsidR="00BF2628" w:rsidRPr="00376A0E">
        <w:rPr>
          <w:rFonts w:ascii="Times New Roman" w:hAnsi="Times New Roman" w:cs="Times New Roman"/>
          <w:color w:val="000000" w:themeColor="text1"/>
          <w:lang w:val="en-US"/>
        </w:rPr>
        <w:lastRenderedPageBreak/>
        <w:t>of this analysis is fairly limited</w:t>
      </w:r>
      <w:r w:rsidR="001671A6" w:rsidRPr="00376A0E">
        <w:rPr>
          <w:rFonts w:ascii="Times New Roman" w:hAnsi="Times New Roman" w:cs="Times New Roman"/>
          <w:color w:val="000000" w:themeColor="text1"/>
          <w:lang w:val="en-US"/>
        </w:rPr>
        <w:t xml:space="preserve">. As the impacts of climate change intensify, </w:t>
      </w:r>
      <w:r w:rsidR="00B51BE1" w:rsidRPr="00376A0E">
        <w:rPr>
          <w:rFonts w:ascii="Times New Roman" w:hAnsi="Times New Roman" w:cs="Times New Roman"/>
          <w:color w:val="000000" w:themeColor="text1"/>
          <w:lang w:val="en-US"/>
        </w:rPr>
        <w:t xml:space="preserve">concern among a segment of society </w:t>
      </w:r>
      <w:r w:rsidR="001671A6" w:rsidRPr="00376A0E">
        <w:rPr>
          <w:rFonts w:ascii="Times New Roman" w:hAnsi="Times New Roman" w:cs="Times New Roman"/>
          <w:color w:val="000000" w:themeColor="text1"/>
          <w:lang w:val="en-US"/>
        </w:rPr>
        <w:t xml:space="preserve">is likely to rise and </w:t>
      </w:r>
      <w:r w:rsidR="00B51BE1" w:rsidRPr="00376A0E">
        <w:rPr>
          <w:rFonts w:ascii="Times New Roman" w:hAnsi="Times New Roman" w:cs="Times New Roman"/>
          <w:color w:val="000000" w:themeColor="text1"/>
          <w:lang w:val="en-US"/>
        </w:rPr>
        <w:t xml:space="preserve">offset </w:t>
      </w:r>
      <w:r w:rsidR="001671A6" w:rsidRPr="00376A0E">
        <w:rPr>
          <w:rFonts w:ascii="Times New Roman" w:hAnsi="Times New Roman" w:cs="Times New Roman"/>
          <w:color w:val="000000" w:themeColor="text1"/>
          <w:lang w:val="en-US"/>
        </w:rPr>
        <w:t xml:space="preserve">aggregate effects of RWP parties. </w:t>
      </w:r>
    </w:p>
    <w:p w14:paraId="249F6276" w14:textId="77777777" w:rsidR="00E43827" w:rsidRDefault="00E43827" w:rsidP="00026628">
      <w:pPr>
        <w:autoSpaceDE w:val="0"/>
        <w:autoSpaceDN w:val="0"/>
        <w:adjustRightInd w:val="0"/>
        <w:rPr>
          <w:rFonts w:ascii="Times New Roman" w:hAnsi="Times New Roman" w:cs="Times New Roman"/>
          <w:color w:val="000000" w:themeColor="text1"/>
          <w:lang w:val="en-US"/>
        </w:rPr>
      </w:pPr>
    </w:p>
    <w:p w14:paraId="355F1F33" w14:textId="51FEC9A9" w:rsidR="002D33F8" w:rsidRDefault="007B5F42" w:rsidP="00026628">
      <w:pPr>
        <w:autoSpaceDE w:val="0"/>
        <w:autoSpaceDN w:val="0"/>
        <w:adjustRightInd w:val="0"/>
        <w:rPr>
          <w:ins w:id="78" w:author="Charlotte Sophia Bez" w:date="2024-02-12T21:45:00Z"/>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Overall</w:t>
      </w:r>
      <w:r w:rsidR="00922EB5" w:rsidRPr="00376A0E">
        <w:rPr>
          <w:rFonts w:ascii="Times New Roman" w:hAnsi="Times New Roman" w:cs="Times New Roman"/>
          <w:color w:val="000000" w:themeColor="text1"/>
          <w:lang w:val="en-US"/>
        </w:rPr>
        <w:t>, studies examining why RWP party supporters tend to exhibit more climate skepticism</w:t>
      </w:r>
      <w:r w:rsidR="00184379">
        <w:rPr>
          <w:rFonts w:ascii="Times New Roman" w:hAnsi="Times New Roman" w:cs="Times New Roman"/>
          <w:color w:val="000000" w:themeColor="text1"/>
          <w:lang w:val="en-US"/>
        </w:rPr>
        <w:t xml:space="preserve"> and </w:t>
      </w:r>
      <w:r w:rsidR="00922EB5" w:rsidRPr="00376A0E">
        <w:rPr>
          <w:rFonts w:ascii="Times New Roman" w:hAnsi="Times New Roman" w:cs="Times New Roman"/>
          <w:color w:val="000000" w:themeColor="text1"/>
          <w:lang w:val="en-US"/>
        </w:rPr>
        <w:t>lower concern about climate chang</w:t>
      </w:r>
      <w:r w:rsidR="00184379">
        <w:rPr>
          <w:rFonts w:ascii="Times New Roman" w:hAnsi="Times New Roman" w:cs="Times New Roman"/>
          <w:color w:val="000000" w:themeColor="text1"/>
          <w:lang w:val="en-US"/>
        </w:rPr>
        <w:t xml:space="preserve">e </w:t>
      </w:r>
      <w:r w:rsidR="00922EB5" w:rsidRPr="00376A0E">
        <w:rPr>
          <w:rFonts w:ascii="Times New Roman" w:hAnsi="Times New Roman" w:cs="Times New Roman"/>
          <w:color w:val="000000" w:themeColor="text1"/>
          <w:lang w:val="en-US"/>
        </w:rPr>
        <w:t xml:space="preserve">have provided limited understanding of the structural economic and ideological mechanisms underlying this association. </w:t>
      </w:r>
      <w:r w:rsidR="002D33F8" w:rsidRPr="002D33F8">
        <w:rPr>
          <w:rFonts w:ascii="Times New Roman" w:hAnsi="Times New Roman" w:cs="Times New Roman"/>
          <w:color w:val="000000" w:themeColor="text1"/>
          <w:lang w:val="en-US"/>
        </w:rPr>
        <w:t xml:space="preserve">Apart from </w:t>
      </w:r>
      <w:r w:rsidR="002D33F8">
        <w:rPr>
          <w:rFonts w:ascii="Times New Roman" w:hAnsi="Times New Roman" w:cs="Times New Roman"/>
          <w:color w:val="000000" w:themeColor="text1"/>
          <w:lang w:val="en-US"/>
        </w:rPr>
        <w:t>basic</w:t>
      </w:r>
      <w:r w:rsidR="002D33F8" w:rsidRPr="002D33F8">
        <w:rPr>
          <w:rFonts w:ascii="Times New Roman" w:hAnsi="Times New Roman" w:cs="Times New Roman"/>
          <w:color w:val="000000" w:themeColor="text1"/>
          <w:lang w:val="en-US"/>
        </w:rPr>
        <w:t xml:space="preserve"> economic </w:t>
      </w:r>
      <w:r w:rsidR="002D33F8">
        <w:rPr>
          <w:rFonts w:ascii="Times New Roman" w:hAnsi="Times New Roman" w:cs="Times New Roman"/>
          <w:color w:val="000000" w:themeColor="text1"/>
          <w:lang w:val="en-US"/>
        </w:rPr>
        <w:t>circumstances</w:t>
      </w:r>
      <w:r w:rsidR="002D33F8" w:rsidRPr="002D33F8">
        <w:rPr>
          <w:rFonts w:ascii="Times New Roman" w:hAnsi="Times New Roman" w:cs="Times New Roman"/>
          <w:color w:val="000000" w:themeColor="text1"/>
          <w:lang w:val="en-US"/>
        </w:rPr>
        <w:t xml:space="preserve"> </w:t>
      </w:r>
      <w:r w:rsidR="002D33F8">
        <w:rPr>
          <w:rFonts w:ascii="Times New Roman" w:hAnsi="Times New Roman" w:cs="Times New Roman"/>
          <w:color w:val="000000" w:themeColor="text1"/>
          <w:lang w:val="en-US"/>
        </w:rPr>
        <w:t>such as</w:t>
      </w:r>
      <w:r w:rsidR="002D33F8" w:rsidRPr="002D33F8">
        <w:rPr>
          <w:rFonts w:ascii="Times New Roman" w:hAnsi="Times New Roman" w:cs="Times New Roman"/>
          <w:color w:val="000000" w:themeColor="text1"/>
          <w:lang w:val="en-US"/>
        </w:rPr>
        <w:t xml:space="preserve"> income, unemployment, and GDP, the literature has largely overlooked many structural economic determinants associated with endorsing RWP parties. The question of why supporters of RWP </w:t>
      </w:r>
      <w:r w:rsidR="002E7475">
        <w:rPr>
          <w:rFonts w:ascii="Times New Roman" w:hAnsi="Times New Roman" w:cs="Times New Roman"/>
          <w:color w:val="000000" w:themeColor="text1"/>
          <w:lang w:val="en-US"/>
        </w:rPr>
        <w:t xml:space="preserve">tend to be less concerned and more skeptic  </w:t>
      </w:r>
      <w:r w:rsidR="002D33F8" w:rsidRPr="002D33F8">
        <w:rPr>
          <w:rFonts w:ascii="Times New Roman" w:hAnsi="Times New Roman" w:cs="Times New Roman"/>
          <w:color w:val="000000" w:themeColor="text1"/>
          <w:lang w:val="en-US"/>
        </w:rPr>
        <w:t xml:space="preserve"> towards climate change remains unanswered.</w:t>
      </w:r>
    </w:p>
    <w:p w14:paraId="368B4976" w14:textId="77777777" w:rsidR="00C2199A" w:rsidRPr="00376A0E" w:rsidRDefault="00C2199A" w:rsidP="00026628">
      <w:pPr>
        <w:autoSpaceDE w:val="0"/>
        <w:autoSpaceDN w:val="0"/>
        <w:adjustRightInd w:val="0"/>
        <w:rPr>
          <w:rFonts w:ascii="Times New Roman" w:hAnsi="Times New Roman" w:cs="Times New Roman"/>
          <w:color w:val="000000" w:themeColor="text1"/>
          <w:lang w:val="en-US"/>
        </w:rPr>
      </w:pPr>
    </w:p>
    <w:p w14:paraId="0DBDDC9C" w14:textId="27B87891" w:rsidR="002817C6" w:rsidRDefault="00431B8D" w:rsidP="00026628">
      <w:pPr>
        <w:autoSpaceDE w:val="0"/>
        <w:autoSpaceDN w:val="0"/>
        <w:adjustRightInd w:val="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Research Questions </w:t>
      </w:r>
    </w:p>
    <w:p w14:paraId="0237A83C" w14:textId="77777777" w:rsidR="00D1405A" w:rsidRDefault="00D1405A" w:rsidP="00026628">
      <w:pPr>
        <w:autoSpaceDE w:val="0"/>
        <w:autoSpaceDN w:val="0"/>
        <w:adjustRightInd w:val="0"/>
        <w:rPr>
          <w:rFonts w:ascii="Times New Roman" w:hAnsi="Times New Roman" w:cs="Times New Roman"/>
          <w:color w:val="000000" w:themeColor="text1"/>
          <w:lang w:val="en-US"/>
        </w:rPr>
      </w:pPr>
    </w:p>
    <w:p w14:paraId="77CE5765" w14:textId="29B63A6A" w:rsidR="000B3304" w:rsidRPr="00CC0DD0" w:rsidRDefault="00D1405A" w:rsidP="009C3DFD">
      <w:pPr>
        <w:autoSpaceDE w:val="0"/>
        <w:autoSpaceDN w:val="0"/>
        <w:adjustRightInd w:val="0"/>
        <w:rPr>
          <w:rFonts w:ascii="Times New Roman" w:hAnsi="Times New Roman" w:cs="Times New Roman"/>
          <w:color w:val="000000" w:themeColor="text1"/>
          <w:lang w:val="en-US"/>
        </w:rPr>
      </w:pPr>
      <w:commentRangeStart w:id="79"/>
      <w:r>
        <w:rPr>
          <w:rFonts w:ascii="Times New Roman" w:hAnsi="Times New Roman" w:cs="Times New Roman"/>
          <w:color w:val="000000" w:themeColor="text1"/>
          <w:lang w:val="en-US"/>
        </w:rPr>
        <w:t xml:space="preserve">The </w:t>
      </w:r>
      <w:r w:rsidR="009724E9">
        <w:rPr>
          <w:rFonts w:ascii="Times New Roman" w:hAnsi="Times New Roman" w:cs="Times New Roman"/>
          <w:color w:val="000000" w:themeColor="text1"/>
          <w:lang w:val="en-US"/>
        </w:rPr>
        <w:t>primary</w:t>
      </w:r>
      <w:r>
        <w:rPr>
          <w:rFonts w:ascii="Times New Roman" w:hAnsi="Times New Roman" w:cs="Times New Roman"/>
          <w:color w:val="000000" w:themeColor="text1"/>
          <w:lang w:val="en-US"/>
        </w:rPr>
        <w:t xml:space="preserve"> research question that this paper </w:t>
      </w:r>
      <w:r w:rsidR="00511E92">
        <w:rPr>
          <w:rFonts w:ascii="Times New Roman" w:hAnsi="Times New Roman" w:cs="Times New Roman"/>
          <w:color w:val="000000" w:themeColor="text1"/>
          <w:lang w:val="en-US"/>
        </w:rPr>
        <w:t>seeks to address is</w:t>
      </w:r>
      <w:r>
        <w:rPr>
          <w:rFonts w:ascii="Times New Roman" w:hAnsi="Times New Roman" w:cs="Times New Roman"/>
          <w:color w:val="000000" w:themeColor="text1"/>
          <w:lang w:val="en-US"/>
        </w:rPr>
        <w:t xml:space="preserve"> </w:t>
      </w:r>
      <w:r w:rsidR="00511E92">
        <w:rPr>
          <w:rFonts w:ascii="Times New Roman" w:hAnsi="Times New Roman" w:cs="Times New Roman"/>
          <w:color w:val="000000" w:themeColor="text1"/>
          <w:lang w:val="en-US"/>
        </w:rPr>
        <w:t xml:space="preserve">whether </w:t>
      </w:r>
      <w:r>
        <w:rPr>
          <w:rFonts w:ascii="Times New Roman" w:hAnsi="Times New Roman" w:cs="Times New Roman"/>
          <w:color w:val="000000" w:themeColor="text1"/>
          <w:lang w:val="en-US"/>
        </w:rPr>
        <w:t xml:space="preserve">aligning with RWP parties influences </w:t>
      </w:r>
      <w:r w:rsidR="009724E9">
        <w:rPr>
          <w:rFonts w:ascii="Times New Roman" w:hAnsi="Times New Roman" w:cs="Times New Roman"/>
          <w:color w:val="000000" w:themeColor="text1"/>
          <w:lang w:val="en-US"/>
        </w:rPr>
        <w:t xml:space="preserve">an individual’s climate change concern.  </w:t>
      </w:r>
      <w:commentRangeEnd w:id="79"/>
      <w:r w:rsidR="00C2199A">
        <w:rPr>
          <w:rStyle w:val="CommentReference"/>
        </w:rPr>
        <w:commentReference w:id="79"/>
      </w:r>
      <w:r w:rsidR="00254E0B" w:rsidRPr="00376A0E">
        <w:rPr>
          <w:rFonts w:ascii="Times New Roman" w:hAnsi="Times New Roman" w:cs="Times New Roman"/>
          <w:color w:val="000000" w:themeColor="text1"/>
          <w:lang w:val="en-US"/>
        </w:rPr>
        <w:t xml:space="preserve">To infer whether climate change </w:t>
      </w:r>
      <w:commentRangeStart w:id="80"/>
      <w:r w:rsidR="00254E0B" w:rsidRPr="00376A0E">
        <w:rPr>
          <w:rFonts w:ascii="Times New Roman" w:hAnsi="Times New Roman" w:cs="Times New Roman"/>
          <w:color w:val="000000" w:themeColor="text1"/>
          <w:lang w:val="en-US"/>
        </w:rPr>
        <w:t>concern is driven by the ideological content of RWP parties,</w:t>
      </w:r>
      <w:r w:rsidR="00310813" w:rsidRPr="00376A0E">
        <w:rPr>
          <w:rFonts w:ascii="Times New Roman" w:hAnsi="Times New Roman" w:cs="Times New Roman"/>
          <w:color w:val="000000" w:themeColor="text1"/>
        </w:rPr>
        <w:t xml:space="preserve"> </w:t>
      </w:r>
      <w:r w:rsidR="00296920" w:rsidRPr="00376A0E">
        <w:rPr>
          <w:rFonts w:ascii="Times New Roman" w:hAnsi="Times New Roman" w:cs="Times New Roman"/>
          <w:color w:val="000000" w:themeColor="text1"/>
          <w:shd w:val="clear" w:color="auto" w:fill="FFFFFF"/>
          <w:lang w:val="en-US"/>
        </w:rPr>
        <w:t>t</w:t>
      </w:r>
      <w:r w:rsidR="00296920" w:rsidRPr="00376A0E">
        <w:rPr>
          <w:rFonts w:ascii="Times New Roman" w:hAnsi="Times New Roman" w:cs="Times New Roman"/>
          <w:color w:val="000000" w:themeColor="text1"/>
          <w:shd w:val="clear" w:color="auto" w:fill="FFFFFF"/>
        </w:rPr>
        <w:t xml:space="preserve">his study will </w:t>
      </w:r>
      <w:r w:rsidR="00296920" w:rsidRPr="00376A0E">
        <w:rPr>
          <w:rFonts w:ascii="Times New Roman" w:hAnsi="Times New Roman" w:cs="Times New Roman"/>
          <w:color w:val="000000" w:themeColor="text1"/>
          <w:shd w:val="clear" w:color="auto" w:fill="FFFFFF"/>
          <w:lang w:val="en-US"/>
        </w:rPr>
        <w:t>examine</w:t>
      </w:r>
      <w:r w:rsidR="00296920" w:rsidRPr="00376A0E">
        <w:rPr>
          <w:rFonts w:ascii="Times New Roman" w:hAnsi="Times New Roman" w:cs="Times New Roman"/>
          <w:color w:val="000000" w:themeColor="text1"/>
          <w:shd w:val="clear" w:color="auto" w:fill="FFFFFF"/>
        </w:rPr>
        <w:t xml:space="preserve"> the degree to</w:t>
      </w:r>
      <w:r w:rsidR="00E97EFB" w:rsidRPr="00E97EFB">
        <w:rPr>
          <w:rFonts w:ascii="Times New Roman" w:hAnsi="Times New Roman" w:cs="Times New Roman"/>
          <w:color w:val="000000" w:themeColor="text1"/>
          <w:shd w:val="clear" w:color="auto" w:fill="FFFFFF"/>
          <w:lang w:val="en-US"/>
        </w:rPr>
        <w:t xml:space="preserve"> which</w:t>
      </w:r>
      <w:r w:rsidR="00296920" w:rsidRPr="00376A0E">
        <w:rPr>
          <w:rFonts w:ascii="Times New Roman" w:hAnsi="Times New Roman" w:cs="Times New Roman"/>
          <w:color w:val="000000" w:themeColor="text1"/>
          <w:shd w:val="clear" w:color="auto" w:fill="FFFFFF"/>
        </w:rPr>
        <w:t xml:space="preserve"> </w:t>
      </w:r>
      <w:r w:rsidR="00296920" w:rsidRPr="00376A0E">
        <w:rPr>
          <w:rFonts w:ascii="Times New Roman" w:hAnsi="Times New Roman" w:cs="Times New Roman"/>
          <w:color w:val="000000" w:themeColor="text1"/>
          <w:lang w:val="en-US"/>
        </w:rPr>
        <w:t xml:space="preserve">RWP party supporters are significantly less concerned about climate change when </w:t>
      </w:r>
      <w:r w:rsidR="00E51A7E" w:rsidRPr="00376A0E">
        <w:rPr>
          <w:rFonts w:ascii="Times New Roman" w:hAnsi="Times New Roman" w:cs="Times New Roman"/>
          <w:color w:val="000000" w:themeColor="text1"/>
          <w:lang w:val="en-US"/>
        </w:rPr>
        <w:t>individuals are situated in comparable economic contexts</w:t>
      </w:r>
      <w:r w:rsidR="00296920" w:rsidRPr="00376A0E">
        <w:rPr>
          <w:rFonts w:ascii="Times New Roman" w:hAnsi="Times New Roman" w:cs="Times New Roman"/>
          <w:color w:val="000000" w:themeColor="text1"/>
          <w:lang w:val="en-US"/>
        </w:rPr>
        <w:t xml:space="preserve">. </w:t>
      </w:r>
      <w:r w:rsidR="00310813" w:rsidRPr="00376A0E">
        <w:rPr>
          <w:rFonts w:ascii="Times New Roman" w:hAnsi="Times New Roman" w:cs="Times New Roman"/>
          <w:color w:val="000000" w:themeColor="text1"/>
          <w:lang w:val="en-US"/>
        </w:rPr>
        <w:t>Accounting for regional and individual economic determinants</w:t>
      </w:r>
      <w:r w:rsidR="00E275DD" w:rsidRPr="00376A0E">
        <w:rPr>
          <w:rFonts w:ascii="Times New Roman" w:hAnsi="Times New Roman" w:cs="Times New Roman"/>
          <w:color w:val="000000" w:themeColor="text1"/>
          <w:lang w:val="en-US"/>
        </w:rPr>
        <w:t xml:space="preserve">, this paper </w:t>
      </w:r>
      <w:r w:rsidR="009B3908">
        <w:rPr>
          <w:rFonts w:ascii="Times New Roman" w:hAnsi="Times New Roman" w:cs="Times New Roman"/>
          <w:color w:val="000000" w:themeColor="text1"/>
          <w:lang w:val="en-US"/>
        </w:rPr>
        <w:t>assesses</w:t>
      </w:r>
      <w:r w:rsidR="00E275DD" w:rsidRPr="00376A0E">
        <w:rPr>
          <w:rFonts w:ascii="Times New Roman" w:hAnsi="Times New Roman" w:cs="Times New Roman"/>
          <w:color w:val="000000" w:themeColor="text1"/>
          <w:lang w:val="en-US"/>
        </w:rPr>
        <w:t xml:space="preserve"> </w:t>
      </w:r>
      <w:r w:rsidR="00EB104B" w:rsidRPr="00376A0E">
        <w:rPr>
          <w:rFonts w:ascii="Times New Roman" w:hAnsi="Times New Roman" w:cs="Times New Roman"/>
          <w:color w:val="000000" w:themeColor="text1"/>
          <w:lang w:val="en-US"/>
        </w:rPr>
        <w:t>whether</w:t>
      </w:r>
      <w:r w:rsidR="00440ADA" w:rsidRPr="00376A0E">
        <w:rPr>
          <w:rFonts w:ascii="Times New Roman" w:hAnsi="Times New Roman" w:cs="Times New Roman"/>
          <w:color w:val="000000" w:themeColor="text1"/>
          <w:lang w:val="en-US"/>
        </w:rPr>
        <w:t xml:space="preserve"> economic circumstances</w:t>
      </w:r>
      <w:r w:rsidR="001A7D81" w:rsidRPr="00376A0E">
        <w:rPr>
          <w:rFonts w:ascii="Times New Roman" w:hAnsi="Times New Roman" w:cs="Times New Roman"/>
          <w:color w:val="000000" w:themeColor="text1"/>
          <w:lang w:val="en-US"/>
        </w:rPr>
        <w:t xml:space="preserve"> </w:t>
      </w:r>
      <w:r w:rsidR="00E51A7E" w:rsidRPr="00376A0E">
        <w:rPr>
          <w:rFonts w:ascii="Times New Roman" w:hAnsi="Times New Roman" w:cs="Times New Roman"/>
          <w:color w:val="000000" w:themeColor="text1"/>
          <w:lang w:val="en-US"/>
        </w:rPr>
        <w:t xml:space="preserve">that have frequently been cited as </w:t>
      </w:r>
      <w:r w:rsidR="007B5F42" w:rsidRPr="00376A0E">
        <w:rPr>
          <w:rFonts w:ascii="Times New Roman" w:hAnsi="Times New Roman" w:cs="Times New Roman"/>
          <w:color w:val="000000" w:themeColor="text1"/>
          <w:lang w:val="en-US"/>
        </w:rPr>
        <w:t>a rationale for</w:t>
      </w:r>
      <w:r w:rsidR="00E51A7E" w:rsidRPr="00376A0E">
        <w:rPr>
          <w:rFonts w:ascii="Times New Roman" w:hAnsi="Times New Roman" w:cs="Times New Roman"/>
          <w:color w:val="000000" w:themeColor="text1"/>
          <w:lang w:val="en-US"/>
        </w:rPr>
        <w:t xml:space="preserve"> </w:t>
      </w:r>
      <w:r w:rsidR="003F7F0F">
        <w:rPr>
          <w:rFonts w:ascii="Times New Roman" w:hAnsi="Times New Roman" w:cs="Times New Roman"/>
          <w:color w:val="000000" w:themeColor="text1"/>
          <w:lang w:val="en-US"/>
        </w:rPr>
        <w:t>endorsing</w:t>
      </w:r>
      <w:r w:rsidR="001A7D81" w:rsidRPr="00376A0E">
        <w:rPr>
          <w:rFonts w:ascii="Times New Roman" w:hAnsi="Times New Roman" w:cs="Times New Roman"/>
          <w:color w:val="000000" w:themeColor="text1"/>
          <w:lang w:val="en-US"/>
        </w:rPr>
        <w:t xml:space="preserve"> RWP parties</w:t>
      </w:r>
      <w:r w:rsidR="00E51A7E" w:rsidRPr="00376A0E">
        <w:rPr>
          <w:rFonts w:ascii="Times New Roman" w:hAnsi="Times New Roman" w:cs="Times New Roman"/>
          <w:color w:val="000000" w:themeColor="text1"/>
          <w:lang w:val="en-US"/>
        </w:rPr>
        <w:t>,</w:t>
      </w:r>
      <w:r w:rsidR="001A7D81" w:rsidRPr="00376A0E">
        <w:rPr>
          <w:rFonts w:ascii="Times New Roman" w:hAnsi="Times New Roman" w:cs="Times New Roman"/>
          <w:color w:val="000000" w:themeColor="text1"/>
          <w:lang w:val="en-US"/>
        </w:rPr>
        <w:t xml:space="preserve"> have in fact resulted in diminished climate concern. </w:t>
      </w:r>
      <w:r w:rsidR="001C205C" w:rsidRPr="00376A0E">
        <w:rPr>
          <w:rFonts w:ascii="Times New Roman" w:hAnsi="Times New Roman" w:cs="Times New Roman"/>
          <w:color w:val="000000" w:themeColor="text1"/>
          <w:lang w:val="en-US"/>
        </w:rPr>
        <w:t>Testing the structuralist theory through focused research of</w:t>
      </w:r>
      <w:r w:rsidR="00426392" w:rsidRPr="00376A0E">
        <w:rPr>
          <w:rFonts w:ascii="Times New Roman" w:hAnsi="Times New Roman" w:cs="Times New Roman"/>
          <w:color w:val="000000" w:themeColor="text1"/>
          <w:lang w:val="en-US"/>
        </w:rPr>
        <w:t xml:space="preserve"> </w:t>
      </w:r>
      <w:r w:rsidR="001C205C" w:rsidRPr="00376A0E">
        <w:rPr>
          <w:rFonts w:ascii="Times New Roman" w:hAnsi="Times New Roman" w:cs="Times New Roman"/>
          <w:color w:val="000000" w:themeColor="text1"/>
          <w:lang w:val="en-US"/>
        </w:rPr>
        <w:t xml:space="preserve">economic </w:t>
      </w:r>
      <w:r w:rsidR="00426392" w:rsidRPr="00376A0E">
        <w:rPr>
          <w:rFonts w:ascii="Times New Roman" w:hAnsi="Times New Roman" w:cs="Times New Roman"/>
          <w:color w:val="000000" w:themeColor="text1"/>
          <w:lang w:val="en-US"/>
        </w:rPr>
        <w:t>determinants</w:t>
      </w:r>
      <w:r w:rsidR="001C205C" w:rsidRPr="00376A0E">
        <w:rPr>
          <w:rFonts w:ascii="Times New Roman" w:hAnsi="Times New Roman" w:cs="Times New Roman"/>
          <w:color w:val="000000" w:themeColor="text1"/>
          <w:lang w:val="en-US"/>
        </w:rPr>
        <w:t xml:space="preserve"> </w:t>
      </w:r>
      <w:r w:rsidR="0010083D" w:rsidRPr="00376A0E">
        <w:rPr>
          <w:rFonts w:ascii="Times New Roman" w:hAnsi="Times New Roman" w:cs="Times New Roman"/>
          <w:color w:val="000000" w:themeColor="text1"/>
          <w:lang w:val="en-US"/>
        </w:rPr>
        <w:t xml:space="preserve">allows this paper to draw </w:t>
      </w:r>
      <w:r w:rsidR="003F7F0F">
        <w:rPr>
          <w:rFonts w:ascii="Times New Roman" w:hAnsi="Times New Roman" w:cs="Times New Roman"/>
          <w:color w:val="000000" w:themeColor="text1"/>
          <w:lang w:val="en-US"/>
        </w:rPr>
        <w:t>more robust</w:t>
      </w:r>
      <w:r w:rsidR="0010083D" w:rsidRPr="00376A0E">
        <w:rPr>
          <w:rFonts w:ascii="Times New Roman" w:hAnsi="Times New Roman" w:cs="Times New Roman"/>
          <w:color w:val="000000" w:themeColor="text1"/>
          <w:lang w:val="en-US"/>
        </w:rPr>
        <w:t xml:space="preserve"> conclusions regarding the ideological impact of RWP compared to earlier research.</w:t>
      </w:r>
      <w:r w:rsidR="002C06E5" w:rsidRPr="00376A0E">
        <w:rPr>
          <w:rFonts w:ascii="Times New Roman" w:hAnsi="Times New Roman" w:cs="Times New Roman"/>
          <w:color w:val="000000" w:themeColor="text1"/>
          <w:lang w:val="en-US"/>
        </w:rPr>
        <w:t xml:space="preserve"> </w:t>
      </w:r>
      <w:r w:rsidR="00EB104B" w:rsidRPr="00376A0E">
        <w:rPr>
          <w:rFonts w:ascii="Times New Roman" w:hAnsi="Times New Roman" w:cs="Times New Roman"/>
          <w:color w:val="000000" w:themeColor="text1"/>
          <w:lang w:val="en-US"/>
        </w:rPr>
        <w:t>I</w:t>
      </w:r>
      <w:commentRangeStart w:id="81"/>
      <w:r w:rsidR="00EB104B" w:rsidRPr="00376A0E">
        <w:rPr>
          <w:rFonts w:ascii="Times New Roman" w:hAnsi="Times New Roman" w:cs="Times New Roman"/>
          <w:color w:val="000000" w:themeColor="text1"/>
          <w:lang w:val="en-US"/>
        </w:rPr>
        <w:t xml:space="preserve">n doing so, the paper will </w:t>
      </w:r>
      <w:r w:rsidR="00EF2FA4" w:rsidRPr="00376A0E">
        <w:rPr>
          <w:rFonts w:ascii="Times New Roman" w:hAnsi="Times New Roman" w:cs="Times New Roman"/>
          <w:color w:val="000000" w:themeColor="text1"/>
          <w:lang w:val="en-US"/>
        </w:rPr>
        <w:t>r</w:t>
      </w:r>
      <w:r w:rsidR="007E7772" w:rsidRPr="00376A0E">
        <w:rPr>
          <w:rFonts w:ascii="Times New Roman" w:hAnsi="Times New Roman" w:cs="Times New Roman"/>
          <w:color w:val="000000" w:themeColor="text1"/>
          <w:lang w:val="en-US"/>
        </w:rPr>
        <w:t xml:space="preserve">espond </w:t>
      </w:r>
      <w:r w:rsidR="001A7D81" w:rsidRPr="00376A0E">
        <w:rPr>
          <w:rFonts w:ascii="Times New Roman" w:hAnsi="Times New Roman" w:cs="Times New Roman"/>
          <w:color w:val="000000" w:themeColor="text1"/>
          <w:lang w:val="en-US"/>
        </w:rPr>
        <w:t xml:space="preserve">to previously posed </w:t>
      </w:r>
      <w:r w:rsidR="007E7772" w:rsidRPr="00376A0E">
        <w:rPr>
          <w:rFonts w:ascii="Times New Roman" w:hAnsi="Times New Roman" w:cs="Times New Roman"/>
          <w:color w:val="000000" w:themeColor="text1"/>
          <w:lang w:val="en-US"/>
        </w:rPr>
        <w:t>questions and claims in the</w:t>
      </w:r>
      <w:r w:rsidR="002C06E5" w:rsidRPr="00376A0E">
        <w:rPr>
          <w:rFonts w:ascii="Times New Roman" w:hAnsi="Times New Roman" w:cs="Times New Roman"/>
          <w:color w:val="000000" w:themeColor="text1"/>
          <w:lang w:val="en-US"/>
        </w:rPr>
        <w:t xml:space="preserve"> l</w:t>
      </w:r>
      <w:r w:rsidR="007E7772" w:rsidRPr="00376A0E">
        <w:rPr>
          <w:rFonts w:ascii="Times New Roman" w:hAnsi="Times New Roman" w:cs="Times New Roman"/>
          <w:color w:val="000000" w:themeColor="text1"/>
          <w:lang w:val="en-US"/>
        </w:rPr>
        <w:t>iterature</w:t>
      </w:r>
      <w:commentRangeEnd w:id="81"/>
      <w:r w:rsidR="00C2199A">
        <w:rPr>
          <w:rStyle w:val="CommentReference"/>
        </w:rPr>
        <w:commentReference w:id="81"/>
      </w:r>
      <w:r w:rsidR="007E7772" w:rsidRPr="00376A0E">
        <w:rPr>
          <w:rFonts w:ascii="Times New Roman" w:hAnsi="Times New Roman" w:cs="Times New Roman"/>
          <w:color w:val="000000" w:themeColor="text1"/>
          <w:lang w:val="en-US"/>
        </w:rPr>
        <w:t xml:space="preserve">. </w:t>
      </w:r>
      <w:r w:rsidR="001C205C" w:rsidRPr="00376A0E">
        <w:rPr>
          <w:rFonts w:ascii="Times New Roman" w:hAnsi="Times New Roman" w:cs="Times New Roman"/>
          <w:color w:val="000000" w:themeColor="text1"/>
          <w:lang w:val="en-US"/>
        </w:rPr>
        <w:t xml:space="preserve">In </w:t>
      </w:r>
      <w:r w:rsidR="00EC5164">
        <w:rPr>
          <w:rFonts w:ascii="Times New Roman" w:hAnsi="Times New Roman" w:cs="Times New Roman"/>
          <w:color w:val="000000" w:themeColor="text1"/>
          <w:lang w:val="en-US"/>
        </w:rPr>
        <w:t>his</w:t>
      </w:r>
      <w:r w:rsidR="001C205C" w:rsidRPr="00376A0E">
        <w:rPr>
          <w:rFonts w:ascii="Times New Roman" w:hAnsi="Times New Roman" w:cs="Times New Roman"/>
          <w:color w:val="000000" w:themeColor="text1"/>
          <w:lang w:val="en-US"/>
        </w:rPr>
        <w:t xml:space="preserve"> theoretical</w:t>
      </w:r>
      <w:ins w:id="82" w:author="Charlotte Sophia Bez" w:date="2024-02-12T21:47:00Z">
        <w:r w:rsidR="00C2199A">
          <w:rPr>
            <w:rFonts w:ascii="Times New Roman" w:hAnsi="Times New Roman" w:cs="Times New Roman"/>
            <w:color w:val="000000" w:themeColor="text1"/>
            <w:lang w:val="en-US"/>
          </w:rPr>
          <w:t xml:space="preserve"> contribution</w:t>
        </w:r>
      </w:ins>
      <w:r w:rsidR="001C205C" w:rsidRPr="00376A0E">
        <w:rPr>
          <w:rFonts w:ascii="Times New Roman" w:hAnsi="Times New Roman" w:cs="Times New Roman"/>
          <w:color w:val="000000" w:themeColor="text1"/>
          <w:lang w:val="en-US"/>
        </w:rPr>
        <w:t xml:space="preserve">, </w:t>
      </w:r>
      <w:r w:rsidR="007E7772" w:rsidRPr="00376A0E">
        <w:rPr>
          <w:rFonts w:ascii="Times New Roman" w:hAnsi="Times New Roman" w:cs="Times New Roman"/>
          <w:color w:val="000000" w:themeColor="text1"/>
          <w:lang w:val="en-US"/>
        </w:rPr>
        <w:t>Lockwood (2018) challenges the structural theory, as the author argues that socio-economically disadvantaged individuals often referred to as ‘left behind’ aren’t certainly more likely to be skeptical towards climate change in comparison to other groups</w:t>
      </w:r>
      <w:r w:rsidR="009C3DFD">
        <w:rPr>
          <w:rFonts w:ascii="Times New Roman" w:hAnsi="Times New Roman" w:cs="Times New Roman"/>
          <w:color w:val="000000" w:themeColor="text1"/>
          <w:lang w:val="en-US"/>
        </w:rPr>
        <w:t xml:space="preserve">. </w:t>
      </w:r>
      <w:r w:rsidR="009C3DFD" w:rsidRPr="009C3DFD">
        <w:rPr>
          <w:rFonts w:ascii="Times New Roman" w:hAnsi="Times New Roman" w:cs="Times New Roman"/>
          <w:color w:val="000000" w:themeColor="text1"/>
          <w:lang w:val="en-US"/>
        </w:rPr>
        <w:t xml:space="preserve">To evaluate whether this </w:t>
      </w:r>
      <w:r w:rsidR="000B3304">
        <w:rPr>
          <w:rFonts w:ascii="Times New Roman" w:hAnsi="Times New Roman" w:cs="Times New Roman"/>
          <w:color w:val="000000" w:themeColor="text1"/>
          <w:lang w:val="en-US"/>
        </w:rPr>
        <w:t>claim holds for</w:t>
      </w:r>
      <w:r w:rsidR="009C3DFD" w:rsidRPr="009C3DFD">
        <w:rPr>
          <w:rFonts w:ascii="Times New Roman" w:hAnsi="Times New Roman" w:cs="Times New Roman"/>
          <w:color w:val="000000" w:themeColor="text1"/>
          <w:lang w:val="en-US"/>
        </w:rPr>
        <w:t xml:space="preserve"> an individual's climate change</w:t>
      </w:r>
      <w:r w:rsidR="009C3DFD">
        <w:rPr>
          <w:rFonts w:ascii="Times New Roman" w:hAnsi="Times New Roman" w:cs="Times New Roman"/>
          <w:color w:val="000000" w:themeColor="text1"/>
          <w:lang w:val="en-US"/>
        </w:rPr>
        <w:t xml:space="preserve"> concern,</w:t>
      </w:r>
      <w:r w:rsidR="007E7772" w:rsidRPr="00376A0E">
        <w:rPr>
          <w:rFonts w:ascii="Times New Roman" w:hAnsi="Times New Roman" w:cs="Times New Roman"/>
          <w:color w:val="000000" w:themeColor="text1"/>
          <w:lang w:val="en-US"/>
        </w:rPr>
        <w:t xml:space="preserve"> the research </w:t>
      </w:r>
      <w:r w:rsidR="000715BF">
        <w:rPr>
          <w:rFonts w:ascii="Times New Roman" w:hAnsi="Times New Roman" w:cs="Times New Roman"/>
          <w:color w:val="000000" w:themeColor="text1"/>
          <w:lang w:val="en-US"/>
        </w:rPr>
        <w:t xml:space="preserve">will </w:t>
      </w:r>
      <w:r w:rsidR="000715BF" w:rsidRPr="00376A0E">
        <w:rPr>
          <w:rFonts w:ascii="Times New Roman" w:hAnsi="Times New Roman" w:cs="Times New Roman"/>
          <w:color w:val="000000" w:themeColor="text1"/>
          <w:lang w:val="en-US"/>
        </w:rPr>
        <w:t>analyze</w:t>
      </w:r>
      <w:r w:rsidR="000E3729" w:rsidRPr="00376A0E">
        <w:rPr>
          <w:rFonts w:ascii="Times New Roman" w:hAnsi="Times New Roman" w:cs="Times New Roman"/>
          <w:color w:val="000000" w:themeColor="text1"/>
          <w:lang w:val="en-US"/>
        </w:rPr>
        <w:t xml:space="preserve"> the</w:t>
      </w:r>
      <w:r w:rsidR="007E7772" w:rsidRPr="00376A0E">
        <w:rPr>
          <w:rFonts w:ascii="Times New Roman" w:hAnsi="Times New Roman" w:cs="Times New Roman"/>
          <w:color w:val="000000" w:themeColor="text1"/>
          <w:lang w:val="en-US"/>
        </w:rPr>
        <w:t xml:space="preserve"> degree to which concerns are related to a wide range of regional and individual economic determinants that have not been considered in previous research.</w:t>
      </w:r>
      <w:r w:rsidR="000715BF">
        <w:rPr>
          <w:rFonts w:ascii="Times New Roman" w:hAnsi="Times New Roman" w:cs="Times New Roman"/>
          <w:color w:val="000000" w:themeColor="text1"/>
          <w:lang w:val="en-US"/>
        </w:rPr>
        <w:t xml:space="preserve"> Additionally, Lockwood (2018) argues that the constituency of RWP parties reach far wider than the ‘left behind’, as RWP parties have also resurged in north-west European countries despite greater worker protection and stronger welfare.</w:t>
      </w:r>
      <w:r w:rsidR="00EC5164">
        <w:rPr>
          <w:rFonts w:ascii="Times New Roman" w:hAnsi="Times New Roman" w:cs="Times New Roman"/>
          <w:color w:val="000000" w:themeColor="text1"/>
          <w:lang w:val="en-US"/>
        </w:rPr>
        <w:t xml:space="preserve"> Correspondingly, the research will examine the extent to </w:t>
      </w:r>
      <w:r w:rsidR="002C5A17">
        <w:rPr>
          <w:rFonts w:ascii="Times New Roman" w:hAnsi="Times New Roman" w:cs="Times New Roman"/>
          <w:color w:val="000000" w:themeColor="text1"/>
          <w:lang w:val="en-US"/>
        </w:rPr>
        <w:t xml:space="preserve">which aligning with RWP parties can be predicted by </w:t>
      </w:r>
      <w:commentRangeStart w:id="83"/>
      <w:r w:rsidR="002C5A17">
        <w:rPr>
          <w:rFonts w:ascii="Times New Roman" w:hAnsi="Times New Roman" w:cs="Times New Roman"/>
          <w:color w:val="000000" w:themeColor="text1"/>
          <w:lang w:val="en-US"/>
        </w:rPr>
        <w:t>the economic circumstances of individuals</w:t>
      </w:r>
      <w:commentRangeEnd w:id="83"/>
      <w:r w:rsidR="00C2199A">
        <w:rPr>
          <w:rStyle w:val="CommentReference"/>
        </w:rPr>
        <w:commentReference w:id="83"/>
      </w:r>
      <w:r w:rsidR="002C5A17">
        <w:rPr>
          <w:rFonts w:ascii="Times New Roman" w:hAnsi="Times New Roman" w:cs="Times New Roman"/>
          <w:color w:val="000000" w:themeColor="text1"/>
          <w:lang w:val="en-US"/>
        </w:rPr>
        <w:t>.</w:t>
      </w:r>
      <w:r w:rsidR="000B3304">
        <w:rPr>
          <w:rFonts w:ascii="Times New Roman" w:hAnsi="Times New Roman" w:cs="Times New Roman"/>
          <w:color w:val="000000" w:themeColor="text1"/>
          <w:lang w:val="en-US"/>
        </w:rPr>
        <w:t xml:space="preserve"> </w:t>
      </w:r>
      <w:r w:rsidR="00CC0DD0">
        <w:rPr>
          <w:rFonts w:ascii="Times New Roman" w:hAnsi="Times New Roman" w:cs="Times New Roman"/>
          <w:color w:val="000000" w:themeColor="text1"/>
          <w:lang w:val="en-US"/>
        </w:rPr>
        <w:t>Lastly, i</w:t>
      </w:r>
      <w:r w:rsidR="000B3304">
        <w:rPr>
          <w:rFonts w:ascii="Times New Roman" w:hAnsi="Times New Roman" w:cs="Times New Roman"/>
          <w:color w:val="000000" w:themeColor="text1"/>
          <w:lang w:val="en-US"/>
        </w:rPr>
        <w:t xml:space="preserve">n contrast to prior research (Kulin et al., 2021; Huber, 2020; </w:t>
      </w:r>
      <w:proofErr w:type="spellStart"/>
      <w:r w:rsidR="000B3304" w:rsidRPr="00376A0E">
        <w:rPr>
          <w:rFonts w:ascii="Times New Roman" w:hAnsi="Times New Roman" w:cs="Times New Roman"/>
          <w:color w:val="000000" w:themeColor="text1"/>
          <w:lang w:val="en-US"/>
        </w:rPr>
        <w:t>Duijndam</w:t>
      </w:r>
      <w:proofErr w:type="spellEnd"/>
      <w:r w:rsidR="000B3304" w:rsidRPr="00376A0E">
        <w:rPr>
          <w:rFonts w:ascii="Times New Roman" w:hAnsi="Times New Roman" w:cs="Times New Roman"/>
          <w:color w:val="000000" w:themeColor="text1"/>
          <w:lang w:val="en-US"/>
        </w:rPr>
        <w:t xml:space="preserve"> &amp; van </w:t>
      </w:r>
      <w:proofErr w:type="spellStart"/>
      <w:r w:rsidR="000B3304" w:rsidRPr="00376A0E">
        <w:rPr>
          <w:rFonts w:ascii="Times New Roman" w:hAnsi="Times New Roman" w:cs="Times New Roman"/>
          <w:color w:val="000000" w:themeColor="text1"/>
          <w:lang w:val="en-US"/>
        </w:rPr>
        <w:t>Beukering</w:t>
      </w:r>
      <w:proofErr w:type="spellEnd"/>
      <w:r w:rsidR="000B3304" w:rsidRPr="00376A0E">
        <w:rPr>
          <w:rFonts w:ascii="Times New Roman" w:hAnsi="Times New Roman" w:cs="Times New Roman"/>
          <w:color w:val="000000" w:themeColor="text1"/>
          <w:lang w:val="en-US"/>
        </w:rPr>
        <w:t>, 2020</w:t>
      </w:r>
      <w:r w:rsidR="000B3304">
        <w:rPr>
          <w:rFonts w:ascii="Times New Roman" w:hAnsi="Times New Roman" w:cs="Times New Roman"/>
          <w:color w:val="000000" w:themeColor="text1"/>
          <w:lang w:val="en-US"/>
        </w:rPr>
        <w:t>),</w:t>
      </w:r>
      <w:r w:rsidR="00CC0DD0" w:rsidRPr="00CC0DD0">
        <w:t xml:space="preserve"> </w:t>
      </w:r>
      <w:r w:rsidR="00CC0DD0">
        <w:rPr>
          <w:rFonts w:ascii="Times New Roman" w:hAnsi="Times New Roman" w:cs="Times New Roman"/>
          <w:color w:val="000000" w:themeColor="text1"/>
          <w:lang w:val="en-US"/>
        </w:rPr>
        <w:t>t</w:t>
      </w:r>
      <w:r w:rsidR="00CC0DD0" w:rsidRPr="00CC0DD0">
        <w:rPr>
          <w:rFonts w:ascii="Times New Roman" w:hAnsi="Times New Roman" w:cs="Times New Roman"/>
          <w:color w:val="000000" w:themeColor="text1"/>
          <w:lang w:val="en-US"/>
        </w:rPr>
        <w:t>his paper will investigate how the influence of RWP parties varies among individuals across a diverse spectrum of regional and economic contexts.</w:t>
      </w:r>
      <w:commentRangeEnd w:id="80"/>
      <w:r w:rsidR="00C2199A">
        <w:rPr>
          <w:rStyle w:val="CommentReference"/>
        </w:rPr>
        <w:commentReference w:id="80"/>
      </w:r>
    </w:p>
    <w:p w14:paraId="159B1F7C" w14:textId="77777777" w:rsidR="009C3DFD" w:rsidRPr="00582916" w:rsidRDefault="009C3DFD" w:rsidP="009C3DFD">
      <w:pPr>
        <w:autoSpaceDE w:val="0"/>
        <w:autoSpaceDN w:val="0"/>
        <w:adjustRightInd w:val="0"/>
        <w:rPr>
          <w:rFonts w:ascii="Times New Roman" w:hAnsi="Times New Roman" w:cs="Times New Roman"/>
          <w:color w:val="000000" w:themeColor="text1"/>
          <w:lang w:val="en-US"/>
          <w:rPrChange w:id="84" w:author="Charlotte Sophia Bez" w:date="2024-02-12T21:10:00Z">
            <w:rPr>
              <w:rFonts w:ascii="Times New Roman" w:hAnsi="Times New Roman" w:cs="Times New Roman"/>
              <w:color w:val="000000" w:themeColor="text1"/>
              <w:lang w:val="de-DE"/>
            </w:rPr>
          </w:rPrChange>
        </w:rPr>
      </w:pPr>
    </w:p>
    <w:p w14:paraId="29767902" w14:textId="23E3401F" w:rsidR="00296412" w:rsidRPr="00376A0E" w:rsidRDefault="00431B8D" w:rsidP="00026628">
      <w:pPr>
        <w:autoSpaceDE w:val="0"/>
        <w:autoSpaceDN w:val="0"/>
        <w:adjustRightInd w:val="0"/>
        <w:rPr>
          <w:rFonts w:ascii="Times New Roman" w:hAnsi="Times New Roman" w:cs="Times New Roman"/>
          <w:color w:val="000000" w:themeColor="text1"/>
          <w:lang w:val="en-US"/>
        </w:rPr>
      </w:pPr>
      <w:r>
        <w:rPr>
          <w:rFonts w:ascii="Times New Roman" w:hAnsi="Times New Roman" w:cs="Times New Roman"/>
          <w:color w:val="000000" w:themeColor="text1"/>
          <w:lang w:val="en-US"/>
        </w:rPr>
        <w:t>Research Design</w:t>
      </w:r>
      <w:r w:rsidR="009F2DA4">
        <w:rPr>
          <w:rFonts w:ascii="Times New Roman" w:hAnsi="Times New Roman" w:cs="Times New Roman"/>
          <w:color w:val="000000" w:themeColor="text1"/>
          <w:lang w:val="en-US"/>
        </w:rPr>
        <w:t xml:space="preserve"> &amp; Data</w:t>
      </w:r>
    </w:p>
    <w:p w14:paraId="579D6B3D" w14:textId="3CEEE2A1" w:rsidR="004F090F" w:rsidRPr="00376A0E" w:rsidRDefault="00226664" w:rsidP="00A26B27">
      <w:pPr>
        <w:pStyle w:val="NormalWeb"/>
        <w:rPr>
          <w:color w:val="000000" w:themeColor="text1"/>
          <w:lang w:val="en-US"/>
        </w:rPr>
      </w:pPr>
      <w:r w:rsidRPr="00376A0E">
        <w:rPr>
          <w:color w:val="000000" w:themeColor="text1"/>
          <w:lang w:val="en-US"/>
        </w:rPr>
        <w:t>To answer the research question</w:t>
      </w:r>
      <w:r w:rsidR="00ED3391" w:rsidRPr="00376A0E">
        <w:rPr>
          <w:color w:val="000000" w:themeColor="text1"/>
          <w:lang w:val="en-US"/>
        </w:rPr>
        <w:t>s</w:t>
      </w:r>
      <w:r w:rsidRPr="00376A0E">
        <w:rPr>
          <w:color w:val="000000" w:themeColor="text1"/>
          <w:lang w:val="en-US"/>
        </w:rPr>
        <w:t xml:space="preserve">, the paper will </w:t>
      </w:r>
      <w:r w:rsidR="00E57A9B" w:rsidRPr="00376A0E">
        <w:rPr>
          <w:color w:val="000000" w:themeColor="text1"/>
          <w:lang w:val="en-US"/>
        </w:rPr>
        <w:t xml:space="preserve">deploy </w:t>
      </w:r>
      <w:r w:rsidR="002E211C" w:rsidRPr="00376A0E">
        <w:rPr>
          <w:color w:val="000000" w:themeColor="text1"/>
          <w:lang w:val="en-US"/>
        </w:rPr>
        <w:t>C</w:t>
      </w:r>
      <w:r w:rsidR="00E57A9B" w:rsidRPr="00376A0E">
        <w:rPr>
          <w:color w:val="000000" w:themeColor="text1"/>
          <w:lang w:val="en-US"/>
        </w:rPr>
        <w:t xml:space="preserve">ausal </w:t>
      </w:r>
      <w:r w:rsidR="002E211C" w:rsidRPr="00376A0E">
        <w:rPr>
          <w:color w:val="000000" w:themeColor="text1"/>
          <w:lang w:val="en-US"/>
        </w:rPr>
        <w:t>F</w:t>
      </w:r>
      <w:r w:rsidR="00E57A9B" w:rsidRPr="00376A0E">
        <w:rPr>
          <w:color w:val="000000" w:themeColor="text1"/>
          <w:lang w:val="en-US"/>
        </w:rPr>
        <w:t>orests</w:t>
      </w:r>
      <w:r w:rsidR="00ED3391" w:rsidRPr="00376A0E">
        <w:rPr>
          <w:color w:val="000000" w:themeColor="text1"/>
          <w:lang w:val="en-US"/>
        </w:rPr>
        <w:t xml:space="preserve"> methods</w:t>
      </w:r>
      <w:r w:rsidR="00E57A9B" w:rsidRPr="00376A0E">
        <w:rPr>
          <w:color w:val="000000" w:themeColor="text1"/>
          <w:lang w:val="en-US"/>
        </w:rPr>
        <w:t xml:space="preserve"> </w:t>
      </w:r>
      <w:r w:rsidR="00463971" w:rsidRPr="00376A0E">
        <w:rPr>
          <w:color w:val="000000" w:themeColor="text1"/>
          <w:lang w:val="en-US"/>
        </w:rPr>
        <w:t xml:space="preserve">– an extension of Random Forests - </w:t>
      </w:r>
      <w:r w:rsidR="002E211C" w:rsidRPr="00376A0E">
        <w:rPr>
          <w:color w:val="000000" w:themeColor="text1"/>
          <w:lang w:val="en-US"/>
        </w:rPr>
        <w:t>to obtain</w:t>
      </w:r>
      <w:r w:rsidR="00E57A9B" w:rsidRPr="00376A0E">
        <w:rPr>
          <w:color w:val="000000" w:themeColor="text1"/>
          <w:lang w:val="en-US"/>
        </w:rPr>
        <w:t xml:space="preserve"> the conditional average treatment effect of endorsing RWP on climate change concern</w:t>
      </w:r>
      <w:r w:rsidR="00DE45EB" w:rsidRPr="00376A0E">
        <w:rPr>
          <w:color w:val="000000" w:themeColor="text1"/>
          <w:lang w:val="en-US"/>
        </w:rPr>
        <w:t xml:space="preserve"> for different values of the covariates</w:t>
      </w:r>
      <w:r w:rsidR="00D24EAA" w:rsidRPr="00376A0E">
        <w:rPr>
          <w:color w:val="000000" w:themeColor="text1"/>
          <w:lang w:val="en-US"/>
        </w:rPr>
        <w:t xml:space="preserve">. </w:t>
      </w:r>
      <w:r w:rsidR="00F174F1" w:rsidRPr="00376A0E">
        <w:rPr>
          <w:color w:val="000000" w:themeColor="text1"/>
          <w:lang w:val="en-US"/>
        </w:rPr>
        <w:t xml:space="preserve">As political polarization of climate change is far more pronounced in Western than Eastern European </w:t>
      </w:r>
      <w:r w:rsidR="007C3D6E" w:rsidRPr="00376A0E">
        <w:rPr>
          <w:color w:val="000000" w:themeColor="text1"/>
          <w:lang w:val="en-US"/>
        </w:rPr>
        <w:t>c</w:t>
      </w:r>
      <w:r w:rsidR="00F174F1" w:rsidRPr="00376A0E">
        <w:rPr>
          <w:color w:val="000000" w:themeColor="text1"/>
          <w:lang w:val="en-US"/>
        </w:rPr>
        <w:t>ountries</w:t>
      </w:r>
      <w:r w:rsidR="00ED3391" w:rsidRPr="00376A0E">
        <w:rPr>
          <w:color w:val="000000" w:themeColor="text1"/>
          <w:lang w:val="en-US"/>
        </w:rPr>
        <w:t xml:space="preserve"> </w:t>
      </w:r>
      <w:r w:rsidR="009E227E" w:rsidRPr="00376A0E">
        <w:rPr>
          <w:color w:val="000000" w:themeColor="text1"/>
        </w:rPr>
        <w:t xml:space="preserve">(McCright </w:t>
      </w:r>
      <w:r w:rsidR="009E227E" w:rsidRPr="00376A0E">
        <w:rPr>
          <w:i/>
          <w:iCs/>
          <w:color w:val="000000" w:themeColor="text1"/>
        </w:rPr>
        <w:t>et al</w:t>
      </w:r>
      <w:r w:rsidR="009E227E" w:rsidRPr="00376A0E">
        <w:rPr>
          <w:color w:val="000000" w:themeColor="text1"/>
        </w:rPr>
        <w:t>. 2016</w:t>
      </w:r>
      <w:r w:rsidR="009E227E" w:rsidRPr="00376A0E">
        <w:rPr>
          <w:color w:val="000000" w:themeColor="text1"/>
          <w:lang w:val="en-US"/>
        </w:rPr>
        <w:t>)</w:t>
      </w:r>
      <w:r w:rsidR="00F174F1" w:rsidRPr="00376A0E">
        <w:rPr>
          <w:color w:val="000000" w:themeColor="text1"/>
          <w:lang w:val="en-US"/>
        </w:rPr>
        <w:t xml:space="preserve">, the effect of RWP on climate change </w:t>
      </w:r>
      <w:r w:rsidR="006C0E8F" w:rsidRPr="00376A0E">
        <w:rPr>
          <w:color w:val="000000" w:themeColor="text1"/>
          <w:lang w:val="en-US"/>
        </w:rPr>
        <w:t xml:space="preserve">concerns </w:t>
      </w:r>
      <w:r w:rsidR="00F174F1" w:rsidRPr="00376A0E">
        <w:rPr>
          <w:color w:val="000000" w:themeColor="text1"/>
          <w:lang w:val="en-US"/>
        </w:rPr>
        <w:t xml:space="preserve">is likely to vary </w:t>
      </w:r>
      <w:r w:rsidR="006C0E8F" w:rsidRPr="00376A0E">
        <w:rPr>
          <w:color w:val="000000" w:themeColor="text1"/>
          <w:lang w:val="en-US"/>
        </w:rPr>
        <w:t>across regions</w:t>
      </w:r>
      <w:r w:rsidR="009E227E" w:rsidRPr="00376A0E">
        <w:rPr>
          <w:color w:val="000000" w:themeColor="text1"/>
          <w:lang w:val="en-US"/>
        </w:rPr>
        <w:t xml:space="preserve">. </w:t>
      </w:r>
      <w:r w:rsidR="00296412" w:rsidRPr="00376A0E">
        <w:rPr>
          <w:color w:val="000000" w:themeColor="text1"/>
          <w:lang w:val="en-US"/>
        </w:rPr>
        <w:t xml:space="preserve">Addressing the heterogeneous treatment effects associated with RWP, the application of Causal Forests appears especially valuable </w:t>
      </w:r>
      <w:r w:rsidR="002E211C" w:rsidRPr="00376A0E">
        <w:rPr>
          <w:color w:val="000000" w:themeColor="text1"/>
          <w:lang w:val="en-US"/>
        </w:rPr>
        <w:t xml:space="preserve">to understand how the treatment effect varies across different </w:t>
      </w:r>
      <w:r w:rsidR="00CC0DD0">
        <w:rPr>
          <w:color w:val="000000" w:themeColor="text1"/>
          <w:lang w:val="en-US"/>
        </w:rPr>
        <w:t>r</w:t>
      </w:r>
      <w:r w:rsidR="00EB3E75" w:rsidRPr="00376A0E">
        <w:rPr>
          <w:color w:val="000000" w:themeColor="text1"/>
          <w:lang w:val="en-US"/>
        </w:rPr>
        <w:t>egional</w:t>
      </w:r>
      <w:r w:rsidR="00CC0DD0">
        <w:rPr>
          <w:color w:val="000000" w:themeColor="text1"/>
          <w:lang w:val="en-US"/>
        </w:rPr>
        <w:t xml:space="preserve">, </w:t>
      </w:r>
      <w:r w:rsidR="007D30A1">
        <w:rPr>
          <w:color w:val="000000" w:themeColor="text1"/>
          <w:lang w:val="en-US"/>
        </w:rPr>
        <w:t>ideological,</w:t>
      </w:r>
      <w:r w:rsidR="00CC0DD0">
        <w:rPr>
          <w:color w:val="000000" w:themeColor="text1"/>
          <w:lang w:val="en-US"/>
        </w:rPr>
        <w:t xml:space="preserve"> and economic</w:t>
      </w:r>
      <w:r w:rsidR="00EB3E75" w:rsidRPr="00376A0E">
        <w:rPr>
          <w:color w:val="000000" w:themeColor="text1"/>
          <w:lang w:val="en-US"/>
        </w:rPr>
        <w:t xml:space="preserve"> </w:t>
      </w:r>
      <w:r w:rsidR="002E211C" w:rsidRPr="00376A0E">
        <w:rPr>
          <w:color w:val="000000" w:themeColor="text1"/>
          <w:lang w:val="en-US"/>
        </w:rPr>
        <w:t xml:space="preserve">subgroups </w:t>
      </w:r>
      <w:r w:rsidR="00296412" w:rsidRPr="00376A0E">
        <w:rPr>
          <w:color w:val="000000" w:themeColor="text1"/>
          <w:lang w:val="en-US"/>
        </w:rPr>
        <w:t xml:space="preserve">of </w:t>
      </w:r>
      <w:r w:rsidR="002E211C" w:rsidRPr="00376A0E">
        <w:rPr>
          <w:color w:val="000000" w:themeColor="text1"/>
          <w:lang w:val="en-US"/>
        </w:rPr>
        <w:t xml:space="preserve">our </w:t>
      </w:r>
      <w:r w:rsidR="00EB3E75" w:rsidRPr="00376A0E">
        <w:rPr>
          <w:color w:val="000000" w:themeColor="text1"/>
          <w:lang w:val="en-US"/>
        </w:rPr>
        <w:t>data</w:t>
      </w:r>
      <w:r w:rsidR="002E211C" w:rsidRPr="00376A0E">
        <w:rPr>
          <w:color w:val="000000" w:themeColor="text1"/>
          <w:lang w:val="en-US"/>
        </w:rPr>
        <w:t>.</w:t>
      </w:r>
    </w:p>
    <w:p w14:paraId="3E9EFBF1" w14:textId="0E35E35C" w:rsidR="004F090F" w:rsidRDefault="002E211C" w:rsidP="00A26B27">
      <w:pPr>
        <w:pStyle w:val="NormalWeb"/>
        <w:rPr>
          <w:color w:val="000000" w:themeColor="text1"/>
          <w:lang w:val="en-US"/>
        </w:rPr>
      </w:pPr>
      <w:r w:rsidRPr="00376A0E">
        <w:rPr>
          <w:color w:val="000000" w:themeColor="text1"/>
          <w:lang w:val="en-US"/>
        </w:rPr>
        <w:lastRenderedPageBreak/>
        <w:t>Moreover, Causal Forests, being non-parametric, are advantageous</w:t>
      </w:r>
      <w:r w:rsidR="006C4A9B" w:rsidRPr="00376A0E">
        <w:rPr>
          <w:color w:val="000000" w:themeColor="text1"/>
          <w:lang w:val="en-US"/>
        </w:rPr>
        <w:t xml:space="preserve"> over conventional regression techniques</w:t>
      </w:r>
      <w:r w:rsidRPr="00376A0E">
        <w:rPr>
          <w:color w:val="000000" w:themeColor="text1"/>
          <w:lang w:val="en-US"/>
        </w:rPr>
        <w:t xml:space="preserve"> as they make fewer assumptions about the underlying data distribution</w:t>
      </w:r>
      <w:r w:rsidR="00032530" w:rsidRPr="00376A0E">
        <w:rPr>
          <w:color w:val="000000" w:themeColor="text1"/>
          <w:lang w:val="en-US"/>
        </w:rPr>
        <w:t xml:space="preserve"> and </w:t>
      </w:r>
      <w:r w:rsidR="00E00FE2" w:rsidRPr="00376A0E">
        <w:rPr>
          <w:color w:val="000000" w:themeColor="text1"/>
          <w:lang w:val="en-US"/>
        </w:rPr>
        <w:t>can</w:t>
      </w:r>
      <w:r w:rsidR="006C4A9B" w:rsidRPr="00376A0E">
        <w:rPr>
          <w:color w:val="000000" w:themeColor="text1"/>
          <w:lang w:val="en-US"/>
        </w:rPr>
        <w:t xml:space="preserve"> capture complex non-linear relationships </w:t>
      </w:r>
      <w:r w:rsidR="00032530" w:rsidRPr="00376A0E">
        <w:rPr>
          <w:color w:val="000000" w:themeColor="text1"/>
          <w:lang w:val="en-US"/>
        </w:rPr>
        <w:t xml:space="preserve">even in the presence of high-dimensional interactions among covariates and multi-level clustered data (Levi, 2020). </w:t>
      </w:r>
      <w:r w:rsidR="00AD37BC" w:rsidRPr="00376A0E">
        <w:rPr>
          <w:color w:val="000000" w:themeColor="text1"/>
          <w:lang w:val="en-US"/>
        </w:rPr>
        <w:t xml:space="preserve">This proves beneficial for two key reasons: firstly, due to the hierarchical structure of our data, encompassing country, regional, and individual levels; and secondly, because numerous variables, including political ideology and age, are known for their non-linear </w:t>
      </w:r>
      <w:r w:rsidR="00E00FE2" w:rsidRPr="00376A0E">
        <w:rPr>
          <w:color w:val="000000" w:themeColor="text1"/>
          <w:lang w:val="en-US"/>
        </w:rPr>
        <w:t>relationship</w:t>
      </w:r>
      <w:r w:rsidR="00AD37BC" w:rsidRPr="00376A0E">
        <w:rPr>
          <w:color w:val="000000" w:themeColor="text1"/>
          <w:lang w:val="en-US"/>
        </w:rPr>
        <w:t xml:space="preserve"> </w:t>
      </w:r>
      <w:r w:rsidR="00E00FE2" w:rsidRPr="00376A0E">
        <w:rPr>
          <w:color w:val="000000" w:themeColor="text1"/>
          <w:lang w:val="en-US"/>
        </w:rPr>
        <w:t>with</w:t>
      </w:r>
      <w:r w:rsidR="00AD37BC" w:rsidRPr="00376A0E">
        <w:rPr>
          <w:color w:val="000000" w:themeColor="text1"/>
          <w:lang w:val="en-US"/>
        </w:rPr>
        <w:t xml:space="preserve"> climate change concern (Huber, 2020</w:t>
      </w:r>
      <w:r w:rsidR="00E00FE2" w:rsidRPr="00376A0E">
        <w:rPr>
          <w:color w:val="000000" w:themeColor="text1"/>
          <w:lang w:val="en-US"/>
        </w:rPr>
        <w:t xml:space="preserve">; </w:t>
      </w:r>
      <w:r w:rsidR="00A26B27" w:rsidRPr="00376A0E">
        <w:rPr>
          <w:color w:val="000000" w:themeColor="text1"/>
          <w:lang w:val="en-US"/>
        </w:rPr>
        <w:t xml:space="preserve">Levi, 2020; </w:t>
      </w:r>
      <w:r w:rsidR="00E00FE2" w:rsidRPr="00376A0E">
        <w:rPr>
          <w:color w:val="000000" w:themeColor="text1"/>
          <w:lang w:val="en-US"/>
        </w:rPr>
        <w:t xml:space="preserve">Scruggs &amp; </w:t>
      </w:r>
      <w:proofErr w:type="spellStart"/>
      <w:r w:rsidR="00E00FE2" w:rsidRPr="00376A0E">
        <w:rPr>
          <w:color w:val="000000" w:themeColor="text1"/>
          <w:lang w:val="en-US"/>
        </w:rPr>
        <w:t>Benegal</w:t>
      </w:r>
      <w:proofErr w:type="spellEnd"/>
      <w:r w:rsidR="00E00FE2" w:rsidRPr="00376A0E">
        <w:rPr>
          <w:color w:val="000000" w:themeColor="text1"/>
          <w:lang w:val="en-US"/>
        </w:rPr>
        <w:t>, 2012</w:t>
      </w:r>
      <w:r w:rsidR="00AD37BC" w:rsidRPr="00376A0E">
        <w:rPr>
          <w:color w:val="000000" w:themeColor="text1"/>
          <w:lang w:val="en-US"/>
        </w:rPr>
        <w:t>)</w:t>
      </w:r>
      <w:r w:rsidR="009B0358" w:rsidRPr="00376A0E">
        <w:rPr>
          <w:color w:val="000000" w:themeColor="text1"/>
          <w:lang w:val="en-US"/>
        </w:rPr>
        <w:br/>
      </w:r>
      <w:r w:rsidR="009B0358" w:rsidRPr="00376A0E">
        <w:rPr>
          <w:color w:val="000000" w:themeColor="text1"/>
          <w:lang w:val="en-US"/>
        </w:rPr>
        <w:br/>
      </w:r>
      <w:del w:id="85" w:author="Charlotte Sophia Bez" w:date="2024-02-12T21:50:00Z">
        <w:r w:rsidR="009B0358" w:rsidRPr="00376A0E" w:rsidDel="00C2199A">
          <w:rPr>
            <w:color w:val="000000" w:themeColor="text1"/>
            <w:lang w:val="en-US"/>
          </w:rPr>
          <w:delText xml:space="preserve">The research </w:delText>
        </w:r>
      </w:del>
      <w:ins w:id="86" w:author="Charlotte Sophia Bez" w:date="2024-02-12T21:50:00Z">
        <w:r w:rsidR="00C2199A">
          <w:rPr>
            <w:color w:val="000000" w:themeColor="text1"/>
            <w:lang w:val="en-US"/>
          </w:rPr>
          <w:t>We</w:t>
        </w:r>
      </w:ins>
      <w:ins w:id="87" w:author="Charlotte Sophia Bez" w:date="2024-02-12T21:51:00Z">
        <w:r w:rsidR="00C2199A">
          <w:rPr>
            <w:color w:val="000000" w:themeColor="text1"/>
            <w:lang w:val="en-US"/>
          </w:rPr>
          <w:t xml:space="preserve"> </w:t>
        </w:r>
      </w:ins>
      <w:r w:rsidR="001E4B0A" w:rsidRPr="00376A0E">
        <w:rPr>
          <w:color w:val="000000" w:themeColor="text1"/>
          <w:lang w:val="en-US"/>
        </w:rPr>
        <w:t>exploit</w:t>
      </w:r>
      <w:del w:id="88" w:author="Charlotte Sophia Bez" w:date="2024-02-12T21:51:00Z">
        <w:r w:rsidR="001E4B0A" w:rsidRPr="00376A0E" w:rsidDel="00C2199A">
          <w:rPr>
            <w:color w:val="000000" w:themeColor="text1"/>
            <w:lang w:val="en-US"/>
          </w:rPr>
          <w:delText>s</w:delText>
        </w:r>
      </w:del>
      <w:r w:rsidR="009B0358" w:rsidRPr="00376A0E">
        <w:rPr>
          <w:color w:val="000000" w:themeColor="text1"/>
          <w:lang w:val="en-US"/>
        </w:rPr>
        <w:t xml:space="preserve"> data from the </w:t>
      </w:r>
      <w:r w:rsidR="00431B8D">
        <w:rPr>
          <w:color w:val="000000" w:themeColor="text1"/>
          <w:lang w:val="en-US"/>
        </w:rPr>
        <w:t>8</w:t>
      </w:r>
      <w:r w:rsidR="00431B8D" w:rsidRPr="00431B8D">
        <w:rPr>
          <w:color w:val="000000" w:themeColor="text1"/>
          <w:vertAlign w:val="superscript"/>
          <w:lang w:val="en-US"/>
        </w:rPr>
        <w:t>th</w:t>
      </w:r>
      <w:r w:rsidR="00431B8D">
        <w:rPr>
          <w:color w:val="000000" w:themeColor="text1"/>
          <w:lang w:val="en-US"/>
        </w:rPr>
        <w:t xml:space="preserve"> and the </w:t>
      </w:r>
      <w:r w:rsidR="009B0358" w:rsidRPr="00376A0E">
        <w:rPr>
          <w:color w:val="000000" w:themeColor="text1"/>
          <w:lang w:val="en-US"/>
        </w:rPr>
        <w:t>10</w:t>
      </w:r>
      <w:r w:rsidR="00431B8D" w:rsidRPr="00431B8D">
        <w:rPr>
          <w:color w:val="000000" w:themeColor="text1"/>
          <w:vertAlign w:val="superscript"/>
          <w:lang w:val="en-US"/>
        </w:rPr>
        <w:t>th</w:t>
      </w:r>
      <w:r w:rsidR="00431B8D">
        <w:rPr>
          <w:color w:val="000000" w:themeColor="text1"/>
          <w:lang w:val="en-US"/>
        </w:rPr>
        <w:t xml:space="preserve"> </w:t>
      </w:r>
      <w:r w:rsidR="001E4B0A" w:rsidRPr="00376A0E">
        <w:rPr>
          <w:color w:val="000000" w:themeColor="text1"/>
          <w:lang w:val="en-US"/>
        </w:rPr>
        <w:t xml:space="preserve">wave </w:t>
      </w:r>
      <w:r w:rsidR="009B0358" w:rsidRPr="00376A0E">
        <w:rPr>
          <w:color w:val="000000" w:themeColor="text1"/>
          <w:lang w:val="en-US"/>
        </w:rPr>
        <w:t>of the European Social Survey</w:t>
      </w:r>
      <w:r w:rsidR="001E4B0A" w:rsidRPr="00376A0E">
        <w:rPr>
          <w:color w:val="000000" w:themeColor="text1"/>
          <w:lang w:val="en-US"/>
        </w:rPr>
        <w:t xml:space="preserve"> (ESS)</w:t>
      </w:r>
      <w:r w:rsidR="009B0358" w:rsidRPr="00376A0E">
        <w:rPr>
          <w:color w:val="000000" w:themeColor="text1"/>
          <w:lang w:val="en-US"/>
        </w:rPr>
        <w:t>, a cross-national large-scale sample survey</w:t>
      </w:r>
      <w:r w:rsidR="001E4B0A" w:rsidRPr="00376A0E">
        <w:rPr>
          <w:color w:val="000000" w:themeColor="text1"/>
          <w:lang w:val="en-US"/>
        </w:rPr>
        <w:t xml:space="preserve"> (citation)</w:t>
      </w:r>
      <w:r w:rsidR="009B0358" w:rsidRPr="00376A0E">
        <w:rPr>
          <w:color w:val="000000" w:themeColor="text1"/>
          <w:lang w:val="en-US"/>
        </w:rPr>
        <w:t>.</w:t>
      </w:r>
      <w:r w:rsidR="00901D8A" w:rsidRPr="00376A0E">
        <w:rPr>
          <w:color w:val="000000" w:themeColor="text1"/>
          <w:lang w:val="en-US"/>
        </w:rPr>
        <w:t xml:space="preserve"> The ESS provide</w:t>
      </w:r>
      <w:r w:rsidR="001E4B0A" w:rsidRPr="00376A0E">
        <w:rPr>
          <w:color w:val="000000" w:themeColor="text1"/>
          <w:lang w:val="en-US"/>
        </w:rPr>
        <w:t>s</w:t>
      </w:r>
      <w:r w:rsidR="00901D8A" w:rsidRPr="00376A0E">
        <w:rPr>
          <w:color w:val="000000" w:themeColor="text1"/>
          <w:lang w:val="en-US"/>
        </w:rPr>
        <w:t xml:space="preserve"> data on the independent variable, </w:t>
      </w:r>
      <w:r w:rsidR="001E4B0A" w:rsidRPr="00376A0E">
        <w:rPr>
          <w:color w:val="000000" w:themeColor="text1"/>
          <w:lang w:val="en-US"/>
        </w:rPr>
        <w:t xml:space="preserve">i.e., </w:t>
      </w:r>
      <w:r w:rsidR="00901D8A" w:rsidRPr="00376A0E">
        <w:rPr>
          <w:color w:val="000000" w:themeColor="text1"/>
          <w:lang w:val="en-US"/>
        </w:rPr>
        <w:t>alignment with RWP</w:t>
      </w:r>
      <w:r w:rsidR="001E4B0A" w:rsidRPr="00376A0E">
        <w:rPr>
          <w:color w:val="000000" w:themeColor="text1"/>
          <w:lang w:val="en-US"/>
        </w:rPr>
        <w:t xml:space="preserve"> </w:t>
      </w:r>
      <w:r w:rsidR="00901D8A" w:rsidRPr="00376A0E">
        <w:rPr>
          <w:color w:val="000000" w:themeColor="text1"/>
          <w:lang w:val="en-US"/>
        </w:rPr>
        <w:t xml:space="preserve">parties, and the dependent variable, </w:t>
      </w:r>
      <w:r w:rsidR="001E4B0A" w:rsidRPr="00376A0E">
        <w:rPr>
          <w:color w:val="000000" w:themeColor="text1"/>
          <w:lang w:val="en-US"/>
        </w:rPr>
        <w:t xml:space="preserve">i.e., </w:t>
      </w:r>
      <w:r w:rsidR="00901D8A" w:rsidRPr="00376A0E">
        <w:rPr>
          <w:color w:val="000000" w:themeColor="text1"/>
          <w:lang w:val="en-US"/>
        </w:rPr>
        <w:t>climate change concern.</w:t>
      </w:r>
      <w:r w:rsidR="00AF3F61" w:rsidRPr="00376A0E">
        <w:rPr>
          <w:color w:val="000000" w:themeColor="text1"/>
          <w:lang w:val="en-US"/>
        </w:rPr>
        <w:t xml:space="preserve"> </w:t>
      </w:r>
      <w:commentRangeStart w:id="89"/>
      <w:r w:rsidR="00901D8A" w:rsidRPr="00376A0E">
        <w:rPr>
          <w:color w:val="000000" w:themeColor="text1"/>
          <w:lang w:val="en-US"/>
        </w:rPr>
        <w:t>Additionally, sociodemographic variables like age, education, and gender, along with several confounding variables such as trust in science, political ideology,</w:t>
      </w:r>
      <w:r w:rsidR="00A33B18" w:rsidRPr="00376A0E">
        <w:rPr>
          <w:color w:val="000000" w:themeColor="text1"/>
          <w:lang w:val="en-US"/>
        </w:rPr>
        <w:t xml:space="preserve"> national</w:t>
      </w:r>
      <w:r w:rsidR="00184379">
        <w:rPr>
          <w:color w:val="000000" w:themeColor="text1"/>
          <w:lang w:val="en-US"/>
        </w:rPr>
        <w:t xml:space="preserve"> ideology</w:t>
      </w:r>
      <w:r w:rsidR="00901D8A" w:rsidRPr="00376A0E">
        <w:rPr>
          <w:color w:val="000000" w:themeColor="text1"/>
          <w:lang w:val="en-US"/>
        </w:rPr>
        <w:t>,</w:t>
      </w:r>
      <w:r w:rsidR="00A33B18" w:rsidRPr="00376A0E">
        <w:rPr>
          <w:color w:val="000000" w:themeColor="text1"/>
          <w:lang w:val="en-US"/>
        </w:rPr>
        <w:t xml:space="preserve"> the respondent’s region</w:t>
      </w:r>
      <w:r w:rsidR="008305B7" w:rsidRPr="00376A0E">
        <w:rPr>
          <w:color w:val="000000" w:themeColor="text1"/>
          <w:lang w:val="en-US"/>
        </w:rPr>
        <w:t xml:space="preserve"> of residence</w:t>
      </w:r>
      <w:r w:rsidR="00184379">
        <w:rPr>
          <w:color w:val="000000" w:themeColor="text1"/>
          <w:lang w:val="en-US"/>
        </w:rPr>
        <w:t xml:space="preserve"> (NUTS2), </w:t>
      </w:r>
      <w:r w:rsidR="00A33B18" w:rsidRPr="00376A0E">
        <w:rPr>
          <w:color w:val="000000" w:themeColor="text1"/>
          <w:lang w:val="en-US"/>
        </w:rPr>
        <w:t xml:space="preserve">the time spent using the internet as well as the time spent </w:t>
      </w:r>
      <w:r w:rsidR="007C08C2" w:rsidRPr="00376A0E">
        <w:rPr>
          <w:color w:val="000000" w:themeColor="text1"/>
          <w:lang w:val="en-US"/>
        </w:rPr>
        <w:t>consuming</w:t>
      </w:r>
      <w:r w:rsidR="00A33B18" w:rsidRPr="00376A0E">
        <w:rPr>
          <w:color w:val="000000" w:themeColor="text1"/>
          <w:lang w:val="en-US"/>
        </w:rPr>
        <w:t xml:space="preserve"> political news,</w:t>
      </w:r>
      <w:r w:rsidR="007C08C2" w:rsidRPr="00376A0E">
        <w:rPr>
          <w:color w:val="000000" w:themeColor="text1"/>
          <w:lang w:val="en-US"/>
        </w:rPr>
        <w:t xml:space="preserve"> </w:t>
      </w:r>
      <w:r w:rsidR="00901D8A" w:rsidRPr="00376A0E">
        <w:rPr>
          <w:color w:val="000000" w:themeColor="text1"/>
          <w:lang w:val="en-US"/>
        </w:rPr>
        <w:t xml:space="preserve">will be sourced from the same dataset. </w:t>
      </w:r>
      <w:r w:rsidR="009B0358" w:rsidRPr="00376A0E">
        <w:rPr>
          <w:color w:val="000000" w:themeColor="text1"/>
          <w:lang w:val="en-US"/>
        </w:rPr>
        <w:t>Individual</w:t>
      </w:r>
      <w:r w:rsidR="008305B7" w:rsidRPr="00376A0E">
        <w:rPr>
          <w:color w:val="000000" w:themeColor="text1"/>
          <w:lang w:val="en-US"/>
        </w:rPr>
        <w:t>-</w:t>
      </w:r>
      <w:r w:rsidR="00870A65" w:rsidRPr="00376A0E">
        <w:rPr>
          <w:color w:val="000000" w:themeColor="text1"/>
          <w:lang w:val="en-US"/>
        </w:rPr>
        <w:t xml:space="preserve">level </w:t>
      </w:r>
      <w:r w:rsidR="009B0358" w:rsidRPr="00376A0E">
        <w:rPr>
          <w:color w:val="000000" w:themeColor="text1"/>
          <w:lang w:val="en-US"/>
        </w:rPr>
        <w:t>economic data, including household income</w:t>
      </w:r>
      <w:r w:rsidR="00F570B9" w:rsidRPr="00376A0E">
        <w:rPr>
          <w:color w:val="000000" w:themeColor="text1"/>
          <w:lang w:val="en-US"/>
        </w:rPr>
        <w:t xml:space="preserve"> </w:t>
      </w:r>
      <w:r w:rsidR="006A5676" w:rsidRPr="00376A0E">
        <w:rPr>
          <w:color w:val="000000" w:themeColor="text1"/>
          <w:lang w:val="en-US"/>
        </w:rPr>
        <w:t>(</w:t>
      </w:r>
      <w:r w:rsidR="009C3DFD">
        <w:rPr>
          <w:color w:val="000000" w:themeColor="text1"/>
          <w:lang w:val="en-US"/>
        </w:rPr>
        <w:t xml:space="preserve">absolute as well as </w:t>
      </w:r>
      <w:r w:rsidR="006A5676" w:rsidRPr="00376A0E">
        <w:rPr>
          <w:color w:val="000000" w:themeColor="text1"/>
          <w:lang w:val="en-US"/>
        </w:rPr>
        <w:t>relative to country</w:t>
      </w:r>
      <w:r w:rsidR="00F570B9" w:rsidRPr="00376A0E">
        <w:rPr>
          <w:color w:val="000000" w:themeColor="text1"/>
          <w:lang w:val="en-US"/>
        </w:rPr>
        <w:t>)</w:t>
      </w:r>
      <w:r w:rsidR="009B0358" w:rsidRPr="00376A0E">
        <w:rPr>
          <w:color w:val="000000" w:themeColor="text1"/>
          <w:lang w:val="en-US"/>
        </w:rPr>
        <w:t xml:space="preserve">, </w:t>
      </w:r>
      <w:r w:rsidR="006A5676" w:rsidRPr="00376A0E">
        <w:rPr>
          <w:color w:val="000000" w:themeColor="text1"/>
          <w:lang w:val="en-US"/>
        </w:rPr>
        <w:t xml:space="preserve">unemployment (and </w:t>
      </w:r>
      <w:r w:rsidR="009B0358" w:rsidRPr="00376A0E">
        <w:rPr>
          <w:color w:val="000000" w:themeColor="text1"/>
          <w:lang w:val="en-US"/>
        </w:rPr>
        <w:t>recent unemployment</w:t>
      </w:r>
      <w:r w:rsidR="006A5676" w:rsidRPr="00376A0E">
        <w:rPr>
          <w:color w:val="000000" w:themeColor="text1"/>
          <w:lang w:val="en-US"/>
        </w:rPr>
        <w:t>)</w:t>
      </w:r>
      <w:r w:rsidR="009B0358" w:rsidRPr="00376A0E">
        <w:rPr>
          <w:color w:val="000000" w:themeColor="text1"/>
          <w:lang w:val="en-US"/>
        </w:rPr>
        <w:t>, union membership, and industry of employment</w:t>
      </w:r>
      <w:r w:rsidR="00DE45EB" w:rsidRPr="00376A0E">
        <w:rPr>
          <w:color w:val="000000" w:themeColor="text1"/>
          <w:lang w:val="en-US"/>
        </w:rPr>
        <w:t xml:space="preserve"> (NACE 2.0)</w:t>
      </w:r>
      <w:r w:rsidR="009B0358" w:rsidRPr="00376A0E">
        <w:rPr>
          <w:color w:val="000000" w:themeColor="text1"/>
          <w:lang w:val="en-US"/>
        </w:rPr>
        <w:t>, will also be extracted from the ESS.</w:t>
      </w:r>
      <w:commentRangeEnd w:id="89"/>
      <w:r w:rsidR="00C2199A">
        <w:rPr>
          <w:rStyle w:val="CommentReference"/>
          <w:rFonts w:asciiTheme="minorHAnsi" w:eastAsiaTheme="minorHAnsi" w:hAnsiTheme="minorHAnsi" w:cstheme="minorBidi"/>
          <w:kern w:val="2"/>
          <w:lang w:eastAsia="en-US"/>
          <w14:ligatures w14:val="standardContextual"/>
        </w:rPr>
        <w:commentReference w:id="89"/>
      </w:r>
      <w:r w:rsidR="002D33F8">
        <w:rPr>
          <w:color w:val="000000" w:themeColor="text1"/>
          <w:lang w:val="en-US"/>
        </w:rPr>
        <w:br/>
      </w:r>
      <w:r w:rsidR="009B0358" w:rsidRPr="00376A0E">
        <w:rPr>
          <w:color w:val="000000" w:themeColor="text1"/>
          <w:lang w:val="en-US"/>
        </w:rPr>
        <w:br/>
      </w:r>
      <w:commentRangeStart w:id="90"/>
      <w:r w:rsidR="009B0358" w:rsidRPr="00376A0E">
        <w:rPr>
          <w:color w:val="000000" w:themeColor="text1"/>
          <w:lang w:val="en-US"/>
        </w:rPr>
        <w:t>Complementing individual economic data, regional</w:t>
      </w:r>
      <w:r w:rsidR="00F51E01" w:rsidRPr="00376A0E">
        <w:rPr>
          <w:color w:val="000000" w:themeColor="text1"/>
          <w:lang w:val="en-US"/>
        </w:rPr>
        <w:t xml:space="preserve"> and national</w:t>
      </w:r>
      <w:r w:rsidR="009B0358" w:rsidRPr="00376A0E">
        <w:rPr>
          <w:color w:val="000000" w:themeColor="text1"/>
          <w:lang w:val="en-US"/>
        </w:rPr>
        <w:t xml:space="preserve"> economic </w:t>
      </w:r>
      <w:r w:rsidR="00F51E01" w:rsidRPr="00376A0E">
        <w:rPr>
          <w:color w:val="000000" w:themeColor="text1"/>
          <w:lang w:val="en-US"/>
        </w:rPr>
        <w:t xml:space="preserve">determinants that previously have been linked to the rise of RWP </w:t>
      </w:r>
      <w:r w:rsidR="009B0358" w:rsidRPr="00376A0E">
        <w:rPr>
          <w:color w:val="000000" w:themeColor="text1"/>
          <w:lang w:val="en-US"/>
        </w:rPr>
        <w:t>will be incorporated</w:t>
      </w:r>
      <w:ins w:id="91" w:author="Charlotte Sophia Bez" w:date="2024-02-12T21:53:00Z">
        <w:r w:rsidR="00C2199A">
          <w:rPr>
            <w:color w:val="000000" w:themeColor="text1"/>
            <w:lang w:val="en-US"/>
          </w:rPr>
          <w:t xml:space="preserve"> </w:t>
        </w:r>
      </w:ins>
      <w:del w:id="92" w:author="Charlotte Sophia Bez" w:date="2024-02-12T21:53:00Z">
        <w:r w:rsidR="009B0358" w:rsidRPr="00376A0E" w:rsidDel="00C2199A">
          <w:rPr>
            <w:color w:val="000000" w:themeColor="text1"/>
            <w:lang w:val="en-US"/>
          </w:rPr>
          <w:delText xml:space="preserve">, encompassing inequality, </w:delText>
        </w:r>
        <w:r w:rsidR="000B3304" w:rsidDel="00C2199A">
          <w:rPr>
            <w:color w:val="000000" w:themeColor="text1"/>
            <w:lang w:val="en-US"/>
          </w:rPr>
          <w:delText xml:space="preserve">unemployment, </w:delText>
        </w:r>
        <w:r w:rsidR="009B0358" w:rsidRPr="00376A0E" w:rsidDel="00C2199A">
          <w:rPr>
            <w:color w:val="000000" w:themeColor="text1"/>
            <w:lang w:val="en-US"/>
          </w:rPr>
          <w:delText>globalization, immigration</w:delText>
        </w:r>
        <w:r w:rsidR="0002252C" w:rsidRPr="00376A0E" w:rsidDel="00C2199A">
          <w:rPr>
            <w:color w:val="000000" w:themeColor="text1"/>
            <w:lang w:val="en-US"/>
          </w:rPr>
          <w:delText xml:space="preserve">, </w:delText>
        </w:r>
        <w:r w:rsidR="008305B7" w:rsidRPr="00376A0E" w:rsidDel="00C2199A">
          <w:rPr>
            <w:color w:val="000000" w:themeColor="text1"/>
            <w:lang w:val="en-US"/>
          </w:rPr>
          <w:delText xml:space="preserve">and </w:delText>
        </w:r>
        <w:r w:rsidR="0002252C" w:rsidRPr="00376A0E" w:rsidDel="00C2199A">
          <w:rPr>
            <w:color w:val="000000" w:themeColor="text1"/>
            <w:lang w:val="en-US"/>
          </w:rPr>
          <w:delText>social mobility.</w:delText>
        </w:r>
        <w:r w:rsidR="00B86B69" w:rsidRPr="00376A0E" w:rsidDel="00C2199A">
          <w:rPr>
            <w:color w:val="000000" w:themeColor="text1"/>
            <w:lang w:val="en-US"/>
          </w:rPr>
          <w:delText xml:space="preserve"> </w:delText>
        </w:r>
        <w:commentRangeEnd w:id="90"/>
        <w:r w:rsidR="00C2199A" w:rsidDel="00C2199A">
          <w:rPr>
            <w:rStyle w:val="CommentReference"/>
            <w:rFonts w:asciiTheme="minorHAnsi" w:eastAsiaTheme="minorHAnsi" w:hAnsiTheme="minorHAnsi" w:cstheme="minorBidi"/>
            <w:kern w:val="2"/>
            <w:lang w:eastAsia="en-US"/>
            <w14:ligatures w14:val="standardContextual"/>
          </w:rPr>
          <w:commentReference w:id="90"/>
        </w:r>
      </w:del>
      <w:r w:rsidR="009551CE" w:rsidRPr="00376A0E">
        <w:rPr>
          <w:color w:val="000000" w:themeColor="text1"/>
          <w:lang w:val="en-US"/>
        </w:rPr>
        <w:t xml:space="preserve">At the national level, the </w:t>
      </w:r>
      <w:r w:rsidR="008305B7" w:rsidRPr="00376A0E">
        <w:rPr>
          <w:color w:val="000000" w:themeColor="text1"/>
          <w:lang w:val="en-US"/>
        </w:rPr>
        <w:t xml:space="preserve">analysis </w:t>
      </w:r>
      <w:r w:rsidR="009551CE" w:rsidRPr="00376A0E">
        <w:rPr>
          <w:color w:val="000000" w:themeColor="text1"/>
          <w:lang w:val="en-US"/>
        </w:rPr>
        <w:t>will incorporate social mobility sourced from the Global Database on Intergenerational Mobility (</w:t>
      </w:r>
      <w:proofErr w:type="spellStart"/>
      <w:r w:rsidR="009551CE" w:rsidRPr="00376A0E">
        <w:rPr>
          <w:color w:val="000000" w:themeColor="text1"/>
          <w:lang w:val="en-US"/>
        </w:rPr>
        <w:t>Protzer</w:t>
      </w:r>
      <w:proofErr w:type="spellEnd"/>
      <w:r w:rsidR="009551CE" w:rsidRPr="00376A0E">
        <w:rPr>
          <w:color w:val="000000" w:themeColor="text1"/>
          <w:lang w:val="en-US"/>
        </w:rPr>
        <w:t>, 2021)</w:t>
      </w:r>
      <w:r w:rsidR="009C3DFD">
        <w:rPr>
          <w:color w:val="000000" w:themeColor="text1"/>
          <w:lang w:val="en-US"/>
        </w:rPr>
        <w:t xml:space="preserve">. </w:t>
      </w:r>
      <w:r w:rsidR="002D33F8">
        <w:rPr>
          <w:color w:val="000000" w:themeColor="text1"/>
          <w:lang w:val="en-US"/>
        </w:rPr>
        <w:t xml:space="preserve">Data on </w:t>
      </w:r>
      <w:r w:rsidR="009C3DFD">
        <w:rPr>
          <w:color w:val="000000" w:themeColor="text1"/>
          <w:lang w:val="en-US"/>
        </w:rPr>
        <w:t xml:space="preserve">the wage-inequality within and between each region </w:t>
      </w:r>
      <w:r w:rsidR="002D33F8">
        <w:rPr>
          <w:color w:val="000000" w:themeColor="text1"/>
          <w:lang w:val="en-US"/>
        </w:rPr>
        <w:t xml:space="preserve">as well as the </w:t>
      </w:r>
      <w:r w:rsidR="002D33F8" w:rsidRPr="00376A0E">
        <w:rPr>
          <w:color w:val="000000" w:themeColor="text1"/>
          <w:lang w:val="en-US"/>
        </w:rPr>
        <w:t xml:space="preserve">net changes in social spending (Bergh &amp; </w:t>
      </w:r>
      <w:proofErr w:type="spellStart"/>
      <w:r w:rsidR="002D33F8" w:rsidRPr="00376A0E">
        <w:rPr>
          <w:color w:val="000000" w:themeColor="text1"/>
          <w:lang w:val="en-US"/>
        </w:rPr>
        <w:t>Kärnä</w:t>
      </w:r>
      <w:proofErr w:type="spellEnd"/>
      <w:r w:rsidR="002D33F8" w:rsidRPr="00376A0E">
        <w:rPr>
          <w:color w:val="000000" w:themeColor="text1"/>
          <w:lang w:val="en-US"/>
        </w:rPr>
        <w:t xml:space="preserve">, 2021) </w:t>
      </w:r>
      <w:r w:rsidR="002D33F8">
        <w:rPr>
          <w:color w:val="000000" w:themeColor="text1"/>
          <w:lang w:val="en-US"/>
        </w:rPr>
        <w:t>are</w:t>
      </w:r>
      <w:r w:rsidR="002D33F8" w:rsidRPr="00376A0E">
        <w:rPr>
          <w:color w:val="000000" w:themeColor="text1"/>
          <w:lang w:val="en-US"/>
        </w:rPr>
        <w:t xml:space="preserve"> obtained from Eurostat</w:t>
      </w:r>
      <w:commentRangeStart w:id="93"/>
      <w:r w:rsidR="002D33F8">
        <w:rPr>
          <w:color w:val="000000" w:themeColor="text1"/>
          <w:lang w:val="en-US"/>
        </w:rPr>
        <w:t xml:space="preserve">. </w:t>
      </w:r>
      <w:r w:rsidR="006A5676" w:rsidRPr="00376A0E">
        <w:rPr>
          <w:color w:val="000000" w:themeColor="text1"/>
          <w:lang w:val="en-US"/>
        </w:rPr>
        <w:t xml:space="preserve">At the regional level, </w:t>
      </w:r>
      <w:commentRangeEnd w:id="93"/>
      <w:r w:rsidR="00227232">
        <w:rPr>
          <w:rStyle w:val="CommentReference"/>
          <w:rFonts w:asciiTheme="minorHAnsi" w:eastAsiaTheme="minorHAnsi" w:hAnsiTheme="minorHAnsi" w:cstheme="minorBidi"/>
          <w:kern w:val="2"/>
          <w:lang w:eastAsia="en-US"/>
          <w14:ligatures w14:val="standardContextual"/>
        </w:rPr>
        <w:commentReference w:id="93"/>
      </w:r>
      <w:r w:rsidR="00942529" w:rsidRPr="00376A0E">
        <w:rPr>
          <w:color w:val="000000" w:themeColor="text1"/>
          <w:lang w:val="en-US"/>
        </w:rPr>
        <w:t>unemployment</w:t>
      </w:r>
      <w:r w:rsidR="005461B8" w:rsidRPr="00376A0E">
        <w:rPr>
          <w:color w:val="000000" w:themeColor="text1"/>
          <w:lang w:val="en-US"/>
        </w:rPr>
        <w:t xml:space="preserve">, sectorial employment </w:t>
      </w:r>
      <w:r w:rsidR="008305B7" w:rsidRPr="00376A0E">
        <w:rPr>
          <w:color w:val="000000" w:themeColor="text1"/>
          <w:lang w:val="en-US"/>
        </w:rPr>
        <w:t xml:space="preserve">and wages, </w:t>
      </w:r>
      <w:r w:rsidR="005461B8" w:rsidRPr="00376A0E">
        <w:rPr>
          <w:color w:val="000000" w:themeColor="text1"/>
          <w:lang w:val="en-US"/>
        </w:rPr>
        <w:t xml:space="preserve">as well as </w:t>
      </w:r>
      <w:r w:rsidR="00336472" w:rsidRPr="00376A0E">
        <w:rPr>
          <w:color w:val="000000" w:themeColor="text1"/>
          <w:lang w:val="en-US"/>
        </w:rPr>
        <w:t>net migration</w:t>
      </w:r>
      <w:r w:rsidR="005461B8" w:rsidRPr="00376A0E">
        <w:rPr>
          <w:color w:val="000000" w:themeColor="text1"/>
          <w:lang w:val="en-US"/>
        </w:rPr>
        <w:t xml:space="preserve"> will </w:t>
      </w:r>
      <w:r w:rsidR="0079039C" w:rsidRPr="00376A0E">
        <w:rPr>
          <w:color w:val="000000" w:themeColor="text1"/>
          <w:lang w:val="en-US"/>
        </w:rPr>
        <w:t xml:space="preserve">also </w:t>
      </w:r>
      <w:r w:rsidR="005461B8" w:rsidRPr="00376A0E">
        <w:rPr>
          <w:color w:val="000000" w:themeColor="text1"/>
          <w:lang w:val="en-US"/>
        </w:rPr>
        <w:t>be derived from Eurostat.</w:t>
      </w:r>
      <w:r w:rsidR="00581651" w:rsidRPr="00376A0E">
        <w:rPr>
          <w:color w:val="000000" w:themeColor="text1"/>
          <w:lang w:val="en-US"/>
        </w:rPr>
        <w:t xml:space="preserve"> </w:t>
      </w:r>
      <w:r w:rsidR="008305B7" w:rsidRPr="00376A0E">
        <w:rPr>
          <w:color w:val="000000" w:themeColor="text1"/>
          <w:lang w:val="en-US"/>
        </w:rPr>
        <w:t>Lastly, we proxy r</w:t>
      </w:r>
      <w:r w:rsidR="009551CE" w:rsidRPr="00376A0E">
        <w:rPr>
          <w:color w:val="000000" w:themeColor="text1"/>
          <w:lang w:val="en-US"/>
        </w:rPr>
        <w:t xml:space="preserve">egional-level </w:t>
      </w:r>
      <w:r w:rsidR="008305B7" w:rsidRPr="00376A0E">
        <w:rPr>
          <w:color w:val="000000" w:themeColor="text1"/>
          <w:lang w:val="en-US"/>
        </w:rPr>
        <w:t xml:space="preserve">exposure to </w:t>
      </w:r>
      <w:r w:rsidR="009551CE" w:rsidRPr="00376A0E">
        <w:rPr>
          <w:color w:val="000000" w:themeColor="text1"/>
          <w:lang w:val="en-US"/>
        </w:rPr>
        <w:t xml:space="preserve">globalization through trade exposure </w:t>
      </w:r>
      <w:r w:rsidR="005461B8" w:rsidRPr="00376A0E">
        <w:rPr>
          <w:color w:val="000000" w:themeColor="text1"/>
          <w:lang w:val="en-US"/>
        </w:rPr>
        <w:t xml:space="preserve">taken from </w:t>
      </w:r>
      <w:r w:rsidR="009551CE" w:rsidRPr="00376A0E">
        <w:rPr>
          <w:color w:val="000000" w:themeColor="text1"/>
          <w:lang w:val="en-US"/>
        </w:rPr>
        <w:t>Bez et al.</w:t>
      </w:r>
      <w:r w:rsidR="00581651" w:rsidRPr="00376A0E">
        <w:rPr>
          <w:color w:val="000000" w:themeColor="text1"/>
          <w:lang w:val="en-US"/>
        </w:rPr>
        <w:t xml:space="preserve"> (</w:t>
      </w:r>
      <w:r w:rsidR="009551CE" w:rsidRPr="00376A0E">
        <w:rPr>
          <w:color w:val="000000" w:themeColor="text1"/>
          <w:lang w:val="en-US"/>
        </w:rPr>
        <w:t>2023)</w:t>
      </w:r>
      <w:r w:rsidR="00A26B27" w:rsidRPr="00376A0E">
        <w:rPr>
          <w:color w:val="000000" w:themeColor="text1"/>
          <w:lang w:val="en-US"/>
        </w:rPr>
        <w:t>.</w:t>
      </w:r>
    </w:p>
    <w:p w14:paraId="77868EAC" w14:textId="613C4D95" w:rsidR="00511E92" w:rsidRDefault="007D30A1" w:rsidP="00DC431B">
      <w:pPr>
        <w:autoSpaceDE w:val="0"/>
        <w:autoSpaceDN w:val="0"/>
        <w:adjustRightInd w:val="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research will be conducted with a careful consideration of the </w:t>
      </w:r>
      <w:r w:rsidR="00DC431B" w:rsidRPr="00376A0E">
        <w:rPr>
          <w:rFonts w:ascii="Times New Roman" w:hAnsi="Times New Roman" w:cs="Times New Roman"/>
          <w:color w:val="000000" w:themeColor="text1"/>
          <w:lang w:val="en-US"/>
        </w:rPr>
        <w:t>limitations of</w:t>
      </w:r>
      <w:r w:rsidR="00431B8D">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 xml:space="preserve">such study. Particularly, due to the inherit limitations of the </w:t>
      </w:r>
      <w:r w:rsidR="00431B8D">
        <w:rPr>
          <w:rFonts w:ascii="Times New Roman" w:hAnsi="Times New Roman" w:cs="Times New Roman"/>
          <w:color w:val="000000" w:themeColor="text1"/>
          <w:lang w:val="en-US"/>
        </w:rPr>
        <w:t>pooled</w:t>
      </w:r>
      <w:r w:rsidR="00DC431B" w:rsidRPr="00376A0E">
        <w:rPr>
          <w:rFonts w:ascii="Times New Roman" w:hAnsi="Times New Roman" w:cs="Times New Roman"/>
          <w:color w:val="000000" w:themeColor="text1"/>
          <w:lang w:val="en-US"/>
        </w:rPr>
        <w:t xml:space="preserve"> cross-sectional data, the paper can only cautiously suggest a causal link between aligning with RWP parties and an individual’s climate change concern. </w:t>
      </w:r>
      <w:del w:id="94" w:author="Charlotte Sophia Bez" w:date="2024-02-12T21:55:00Z">
        <w:r w:rsidR="00DC431B" w:rsidRPr="00376A0E" w:rsidDel="00CA36DC">
          <w:rPr>
            <w:rFonts w:ascii="Times New Roman" w:hAnsi="Times New Roman" w:cs="Times New Roman"/>
            <w:color w:val="000000" w:themeColor="text1"/>
            <w:lang w:val="en-US"/>
          </w:rPr>
          <w:delText xml:space="preserve">Given that most individuals vote for RWP due to XYZ (Quote), it's highly unlikely that their support for RWP parties is driven by lesser concern about climate change. </w:delText>
        </w:r>
      </w:del>
      <w:r w:rsidR="00DC431B" w:rsidRPr="00376A0E">
        <w:rPr>
          <w:rFonts w:ascii="Times New Roman" w:hAnsi="Times New Roman" w:cs="Times New Roman"/>
          <w:color w:val="000000" w:themeColor="text1"/>
          <w:lang w:val="en-US"/>
        </w:rPr>
        <w:t xml:space="preserve">The likelihood of reverse causality posing a threat to our inference appears minimal. Nonetheless, certain time-varying uncontrolled confounding factors, particularly an individual's engagement with social media, could shape </w:t>
      </w:r>
      <w:r w:rsidR="004F090F" w:rsidRPr="00376A0E">
        <w:rPr>
          <w:rFonts w:ascii="Times New Roman" w:hAnsi="Times New Roman" w:cs="Times New Roman"/>
          <w:color w:val="000000" w:themeColor="text1"/>
          <w:lang w:val="en-US"/>
        </w:rPr>
        <w:t xml:space="preserve">their stance on climate change as well as their probability to align with RWP parties. </w:t>
      </w:r>
      <w:r w:rsidR="001A5621" w:rsidRPr="00376A0E">
        <w:rPr>
          <w:rFonts w:ascii="Times New Roman" w:hAnsi="Times New Roman" w:cs="Times New Roman"/>
          <w:color w:val="000000" w:themeColor="text1"/>
          <w:lang w:val="en-US"/>
        </w:rPr>
        <w:t>In contrast to previous research</w:t>
      </w:r>
      <w:r w:rsidR="006A6D11">
        <w:rPr>
          <w:rFonts w:ascii="Times New Roman" w:hAnsi="Times New Roman" w:cs="Times New Roman"/>
          <w:color w:val="000000" w:themeColor="text1"/>
          <w:lang w:val="en-US"/>
        </w:rPr>
        <w:t xml:space="preserve">, </w:t>
      </w:r>
      <w:r w:rsidR="001A5621" w:rsidRPr="00376A0E">
        <w:rPr>
          <w:rFonts w:ascii="Times New Roman" w:hAnsi="Times New Roman" w:cs="Times New Roman"/>
          <w:color w:val="000000" w:themeColor="text1"/>
          <w:lang w:val="en-US"/>
        </w:rPr>
        <w:t>this paper aims to address this by incorporating the amount of time spend consuming political news as well as the time spend online</w:t>
      </w:r>
      <w:commentRangeStart w:id="95"/>
      <w:r w:rsidR="001A5621" w:rsidRPr="00376A0E">
        <w:rPr>
          <w:rFonts w:ascii="Times New Roman" w:hAnsi="Times New Roman" w:cs="Times New Roman"/>
          <w:color w:val="000000" w:themeColor="text1"/>
          <w:lang w:val="en-US"/>
        </w:rPr>
        <w:t>.</w:t>
      </w:r>
      <w:r w:rsidR="006A6D11">
        <w:rPr>
          <w:rFonts w:ascii="Times New Roman" w:hAnsi="Times New Roman" w:cs="Times New Roman"/>
          <w:color w:val="000000" w:themeColor="text1"/>
          <w:lang w:val="en-US"/>
        </w:rPr>
        <w:t xml:space="preserve"> </w:t>
      </w:r>
      <w:r w:rsidR="00511E92">
        <w:rPr>
          <w:rFonts w:ascii="Times New Roman" w:hAnsi="Times New Roman" w:cs="Times New Roman"/>
          <w:color w:val="000000" w:themeColor="text1"/>
          <w:lang w:val="en-US"/>
        </w:rPr>
        <w:t xml:space="preserve">To strengthen the ability to assert stronger causal assertions, alternative sources of panel data will be assessed prior </w:t>
      </w:r>
      <w:r w:rsidR="00943DA1">
        <w:rPr>
          <w:rFonts w:ascii="Times New Roman" w:hAnsi="Times New Roman" w:cs="Times New Roman"/>
          <w:color w:val="000000" w:themeColor="text1"/>
          <w:lang w:val="en-US"/>
        </w:rPr>
        <w:t>to the</w:t>
      </w:r>
      <w:r w:rsidR="00511E92">
        <w:rPr>
          <w:rFonts w:ascii="Times New Roman" w:hAnsi="Times New Roman" w:cs="Times New Roman"/>
          <w:color w:val="000000" w:themeColor="text1"/>
          <w:lang w:val="en-US"/>
        </w:rPr>
        <w:t xml:space="preserve"> start of the research project. </w:t>
      </w:r>
      <w:commentRangeEnd w:id="95"/>
      <w:r w:rsidR="0033582E">
        <w:rPr>
          <w:rStyle w:val="CommentReference"/>
        </w:rPr>
        <w:commentReference w:id="95"/>
      </w:r>
    </w:p>
    <w:p w14:paraId="7F7AFFB2" w14:textId="77777777" w:rsidR="00511E92" w:rsidRDefault="00511E92" w:rsidP="00DC431B">
      <w:pPr>
        <w:autoSpaceDE w:val="0"/>
        <w:autoSpaceDN w:val="0"/>
        <w:adjustRightInd w:val="0"/>
        <w:rPr>
          <w:rFonts w:ascii="Times New Roman" w:hAnsi="Times New Roman" w:cs="Times New Roman"/>
          <w:color w:val="000000" w:themeColor="text1"/>
          <w:lang w:val="en-US"/>
        </w:rPr>
      </w:pPr>
    </w:p>
    <w:p w14:paraId="41032B5C" w14:textId="77777777" w:rsidR="007D30A1" w:rsidRDefault="00431B8D" w:rsidP="00DC431B">
      <w:pPr>
        <w:autoSpaceDE w:val="0"/>
        <w:autoSpaceDN w:val="0"/>
        <w:adjustRightInd w:val="0"/>
        <w:rPr>
          <w:rFonts w:ascii="Times New Roman" w:hAnsi="Times New Roman" w:cs="Times New Roman"/>
          <w:color w:val="000000" w:themeColor="text1"/>
          <w:lang w:val="en-US"/>
        </w:rPr>
      </w:pPr>
      <w:commentRangeStart w:id="96"/>
      <w:r>
        <w:rPr>
          <w:rFonts w:ascii="Times New Roman" w:hAnsi="Times New Roman" w:cs="Times New Roman"/>
          <w:color w:val="000000" w:themeColor="text1"/>
          <w:lang w:val="en-US"/>
        </w:rPr>
        <w:t xml:space="preserve">Significance </w:t>
      </w:r>
      <w:commentRangeEnd w:id="96"/>
      <w:r w:rsidR="0033582E">
        <w:rPr>
          <w:rStyle w:val="CommentReference"/>
        </w:rPr>
        <w:commentReference w:id="96"/>
      </w:r>
    </w:p>
    <w:p w14:paraId="2E1E522F" w14:textId="77777777" w:rsidR="007D30A1" w:rsidRDefault="007D30A1" w:rsidP="007D30A1">
      <w:pPr>
        <w:autoSpaceDE w:val="0"/>
        <w:autoSpaceDN w:val="0"/>
        <w:adjustRightInd w:val="0"/>
        <w:rPr>
          <w:rFonts w:ascii="Times New Roman" w:hAnsi="Times New Roman" w:cs="Times New Roman"/>
          <w:color w:val="000000" w:themeColor="text1"/>
          <w:lang w:val="en-US"/>
        </w:rPr>
      </w:pPr>
    </w:p>
    <w:p w14:paraId="40B346F6" w14:textId="55BBD9BA" w:rsidR="006F7FF3" w:rsidRDefault="00E646D1" w:rsidP="006F7FF3">
      <w:pPr>
        <w:autoSpaceDE w:val="0"/>
        <w:autoSpaceDN w:val="0"/>
        <w:adjustRightInd w:val="0"/>
        <w:rPr>
          <w:rFonts w:ascii="Times New Roman" w:hAnsi="Times New Roman" w:cs="Times New Roman"/>
          <w:color w:val="000000" w:themeColor="text1"/>
          <w:lang w:val="en-US"/>
        </w:rPr>
      </w:pPr>
      <w:r w:rsidRPr="00376A0E">
        <w:rPr>
          <w:rFonts w:ascii="Times New Roman" w:hAnsi="Times New Roman" w:cs="Times New Roman"/>
          <w:color w:val="000000" w:themeColor="text1"/>
          <w:lang w:val="en-US"/>
        </w:rPr>
        <w:t>Unlike preceding studies</w:t>
      </w:r>
      <w:r>
        <w:rPr>
          <w:rFonts w:ascii="Times New Roman" w:hAnsi="Times New Roman" w:cs="Times New Roman"/>
          <w:color w:val="000000" w:themeColor="text1"/>
          <w:lang w:val="en-US"/>
        </w:rPr>
        <w:t xml:space="preserve">, </w:t>
      </w:r>
      <w:r w:rsidRPr="00376A0E">
        <w:rPr>
          <w:rFonts w:ascii="Times New Roman" w:hAnsi="Times New Roman" w:cs="Times New Roman"/>
          <w:color w:val="000000" w:themeColor="text1"/>
          <w:lang w:val="en-US"/>
        </w:rPr>
        <w:t>this paper will break new ground by undertaking</w:t>
      </w:r>
      <w:r>
        <w:rPr>
          <w:rFonts w:ascii="Times New Roman" w:hAnsi="Times New Roman" w:cs="Times New Roman"/>
          <w:color w:val="000000" w:themeColor="text1"/>
          <w:lang w:val="en-US"/>
        </w:rPr>
        <w:t xml:space="preserve"> a</w:t>
      </w:r>
      <w:r w:rsidR="008B2CE6">
        <w:rPr>
          <w:rFonts w:ascii="Times New Roman" w:hAnsi="Times New Roman" w:cs="Times New Roman"/>
          <w:color w:val="000000" w:themeColor="text1"/>
          <w:lang w:val="en-US"/>
        </w:rPr>
        <w:t>n</w:t>
      </w:r>
      <w:r>
        <w:rPr>
          <w:rFonts w:ascii="Times New Roman" w:hAnsi="Times New Roman" w:cs="Times New Roman"/>
          <w:color w:val="000000" w:themeColor="text1"/>
          <w:lang w:val="en-US"/>
        </w:rPr>
        <w:t xml:space="preserve"> </w:t>
      </w:r>
      <w:r w:rsidR="008B2CE6">
        <w:rPr>
          <w:rFonts w:ascii="Times New Roman" w:hAnsi="Times New Roman" w:cs="Times New Roman"/>
          <w:color w:val="000000" w:themeColor="text1"/>
          <w:lang w:val="en-US"/>
        </w:rPr>
        <w:t>extensive</w:t>
      </w:r>
      <w:r w:rsidRPr="00376A0E">
        <w:rPr>
          <w:rFonts w:ascii="Times New Roman" w:hAnsi="Times New Roman" w:cs="Times New Roman"/>
          <w:color w:val="000000" w:themeColor="text1"/>
          <w:lang w:val="en-US"/>
        </w:rPr>
        <w:t xml:space="preserve"> </w:t>
      </w:r>
      <w:r w:rsidR="008B2CE6">
        <w:rPr>
          <w:rFonts w:ascii="Times New Roman" w:hAnsi="Times New Roman" w:cs="Times New Roman"/>
          <w:color w:val="000000" w:themeColor="text1"/>
          <w:lang w:val="en-US"/>
        </w:rPr>
        <w:t xml:space="preserve">empirical </w:t>
      </w:r>
      <w:r w:rsidRPr="00376A0E">
        <w:rPr>
          <w:rFonts w:ascii="Times New Roman" w:hAnsi="Times New Roman" w:cs="Times New Roman"/>
          <w:color w:val="000000" w:themeColor="text1"/>
          <w:lang w:val="en-US"/>
        </w:rPr>
        <w:t>analysis of the structural theory,</w:t>
      </w:r>
      <w:r w:rsidR="008B2CE6">
        <w:rPr>
          <w:rFonts w:ascii="Times New Roman" w:hAnsi="Times New Roman" w:cs="Times New Roman"/>
          <w:color w:val="000000" w:themeColor="text1"/>
          <w:lang w:val="en-US"/>
        </w:rPr>
        <w:t xml:space="preserve"> </w:t>
      </w:r>
      <w:r w:rsidRPr="00376A0E">
        <w:rPr>
          <w:rFonts w:ascii="Times New Roman" w:hAnsi="Times New Roman" w:cs="Times New Roman"/>
          <w:color w:val="000000" w:themeColor="text1"/>
          <w:lang w:val="en-US"/>
        </w:rPr>
        <w:t>leading to robust conclusions regarding the influence of RWP parties on climate change concern.</w:t>
      </w:r>
      <w:r w:rsidR="00547B9A">
        <w:rPr>
          <w:rFonts w:ascii="Times New Roman" w:hAnsi="Times New Roman" w:cs="Times New Roman"/>
          <w:color w:val="000000" w:themeColor="text1"/>
          <w:lang w:val="en-US"/>
        </w:rPr>
        <w:t xml:space="preserve"> </w:t>
      </w:r>
      <w:r w:rsidR="008B2CE6">
        <w:rPr>
          <w:rFonts w:ascii="Times New Roman" w:hAnsi="Times New Roman" w:cs="Times New Roman"/>
          <w:color w:val="000000" w:themeColor="text1"/>
          <w:lang w:val="en-US"/>
        </w:rPr>
        <w:t>S</w:t>
      </w:r>
      <w:r w:rsidR="00547B9A">
        <w:rPr>
          <w:rFonts w:ascii="Times New Roman" w:hAnsi="Times New Roman" w:cs="Times New Roman"/>
          <w:color w:val="000000" w:themeColor="text1"/>
          <w:lang w:val="en-US"/>
        </w:rPr>
        <w:t>tate-of-the art machine learning methods</w:t>
      </w:r>
      <w:r w:rsidR="008B2CE6">
        <w:rPr>
          <w:rFonts w:ascii="Times New Roman" w:hAnsi="Times New Roman" w:cs="Times New Roman"/>
          <w:color w:val="000000" w:themeColor="text1"/>
          <w:lang w:val="en-US"/>
        </w:rPr>
        <w:t xml:space="preserve"> enable this</w:t>
      </w:r>
      <w:r w:rsidR="00457AD1">
        <w:rPr>
          <w:rFonts w:ascii="Times New Roman" w:hAnsi="Times New Roman" w:cs="Times New Roman"/>
          <w:color w:val="000000" w:themeColor="text1"/>
          <w:lang w:val="en-US"/>
        </w:rPr>
        <w:t xml:space="preserve"> research</w:t>
      </w:r>
      <w:r w:rsidR="008B2CE6">
        <w:rPr>
          <w:rFonts w:ascii="Times New Roman" w:hAnsi="Times New Roman" w:cs="Times New Roman"/>
          <w:color w:val="000000" w:themeColor="text1"/>
          <w:lang w:val="en-US"/>
        </w:rPr>
        <w:t xml:space="preserve"> </w:t>
      </w:r>
      <w:r w:rsidR="000550F5">
        <w:rPr>
          <w:rFonts w:ascii="Times New Roman" w:hAnsi="Times New Roman" w:cs="Times New Roman"/>
          <w:color w:val="000000" w:themeColor="text1"/>
          <w:lang w:val="en-US"/>
        </w:rPr>
        <w:t>to</w:t>
      </w:r>
      <w:r w:rsidR="00547B9A">
        <w:rPr>
          <w:rFonts w:ascii="Times New Roman" w:hAnsi="Times New Roman" w:cs="Times New Roman"/>
          <w:color w:val="000000" w:themeColor="text1"/>
          <w:lang w:val="en-US"/>
        </w:rPr>
        <w:t xml:space="preserve"> assess</w:t>
      </w:r>
      <w:r w:rsidR="008B2CE6">
        <w:rPr>
          <w:rFonts w:ascii="Times New Roman" w:hAnsi="Times New Roman" w:cs="Times New Roman"/>
          <w:color w:val="000000" w:themeColor="text1"/>
          <w:lang w:val="en-US"/>
        </w:rPr>
        <w:t xml:space="preserve"> how the</w:t>
      </w:r>
      <w:r w:rsidR="00547B9A">
        <w:rPr>
          <w:rFonts w:ascii="Times New Roman" w:hAnsi="Times New Roman" w:cs="Times New Roman"/>
          <w:color w:val="000000" w:themeColor="text1"/>
          <w:lang w:val="en-US"/>
        </w:rPr>
        <w:t xml:space="preserve"> </w:t>
      </w:r>
      <w:r w:rsidR="008B2CE6" w:rsidRPr="008B2CE6">
        <w:rPr>
          <w:rFonts w:ascii="Times New Roman" w:hAnsi="Times New Roman" w:cs="Times New Roman"/>
          <w:color w:val="000000" w:themeColor="text1"/>
          <w:lang w:val="en-US"/>
        </w:rPr>
        <w:t xml:space="preserve">impact of RWP parties </w:t>
      </w:r>
      <w:r w:rsidR="008B2CE6">
        <w:rPr>
          <w:rFonts w:ascii="Times New Roman" w:hAnsi="Times New Roman" w:cs="Times New Roman"/>
          <w:color w:val="000000" w:themeColor="text1"/>
          <w:lang w:val="en-US"/>
        </w:rPr>
        <w:t>varies</w:t>
      </w:r>
      <w:r w:rsidR="008B2CE6" w:rsidRPr="008B2CE6">
        <w:rPr>
          <w:rFonts w:ascii="Times New Roman" w:hAnsi="Times New Roman" w:cs="Times New Roman"/>
          <w:color w:val="000000" w:themeColor="text1"/>
          <w:lang w:val="en-US"/>
        </w:rPr>
        <w:t xml:space="preserve"> among individuals across distinct regions, ideological convictions, and specific economic conditions.</w:t>
      </w:r>
      <w:r w:rsidR="000550F5">
        <w:rPr>
          <w:rFonts w:ascii="Times New Roman" w:hAnsi="Times New Roman" w:cs="Times New Roman"/>
          <w:color w:val="000000" w:themeColor="text1"/>
          <w:lang w:val="en-US"/>
        </w:rPr>
        <w:t xml:space="preserve"> </w:t>
      </w:r>
      <w:r w:rsidR="000550F5">
        <w:rPr>
          <w:rFonts w:ascii="Times New Roman" w:hAnsi="Times New Roman" w:cs="Times New Roman"/>
          <w:color w:val="000000" w:themeColor="text1"/>
          <w:lang w:val="en-US"/>
        </w:rPr>
        <w:lastRenderedPageBreak/>
        <w:t>T</w:t>
      </w:r>
      <w:r w:rsidR="000550F5" w:rsidRPr="00376A0E">
        <w:rPr>
          <w:rFonts w:ascii="Times New Roman" w:hAnsi="Times New Roman" w:cs="Times New Roman"/>
          <w:color w:val="000000" w:themeColor="text1"/>
          <w:lang w:val="en-US"/>
        </w:rPr>
        <w:t>he results of this analysis yield valuable insights into the extent to which RWP party supporter are less concerned about climate change within a wide range of subgroups of our sample</w:t>
      </w:r>
      <w:r w:rsidR="000550F5">
        <w:rPr>
          <w:rFonts w:ascii="Times New Roman" w:hAnsi="Times New Roman" w:cs="Times New Roman"/>
          <w:color w:val="000000" w:themeColor="text1"/>
          <w:lang w:val="en-US"/>
        </w:rPr>
        <w:t>.</w:t>
      </w:r>
      <w:r w:rsidR="0044351E">
        <w:rPr>
          <w:rFonts w:ascii="Times New Roman" w:hAnsi="Times New Roman" w:cs="Times New Roman"/>
          <w:color w:val="000000" w:themeColor="text1"/>
          <w:lang w:val="en-US"/>
        </w:rPr>
        <w:t xml:space="preserve"> </w:t>
      </w:r>
      <w:r w:rsidR="006F7FF3">
        <w:rPr>
          <w:rFonts w:ascii="Times New Roman" w:hAnsi="Times New Roman" w:cs="Times New Roman"/>
          <w:color w:val="000000" w:themeColor="text1"/>
          <w:lang w:val="en-US"/>
        </w:rPr>
        <w:t>Matching multiple sources of</w:t>
      </w:r>
      <w:r w:rsidR="0044351E">
        <w:rPr>
          <w:rFonts w:ascii="Times New Roman" w:hAnsi="Times New Roman" w:cs="Times New Roman"/>
          <w:color w:val="000000" w:themeColor="text1"/>
          <w:lang w:val="en-US"/>
        </w:rPr>
        <w:t xml:space="preserve"> economic</w:t>
      </w:r>
      <w:r w:rsidR="006F7FF3">
        <w:rPr>
          <w:rFonts w:ascii="Times New Roman" w:hAnsi="Times New Roman" w:cs="Times New Roman"/>
          <w:color w:val="000000" w:themeColor="text1"/>
          <w:lang w:val="en-US"/>
        </w:rPr>
        <w:t xml:space="preserve"> data</w:t>
      </w:r>
      <w:r w:rsidR="0044351E">
        <w:rPr>
          <w:rFonts w:ascii="Times New Roman" w:hAnsi="Times New Roman" w:cs="Times New Roman"/>
          <w:color w:val="000000" w:themeColor="text1"/>
          <w:lang w:val="en-US"/>
        </w:rPr>
        <w:t xml:space="preserve"> to the survey data empowers this paper to assess and compare the relative influence of </w:t>
      </w:r>
      <w:r w:rsidR="0044351E" w:rsidRPr="0044351E">
        <w:rPr>
          <w:rFonts w:ascii="Times New Roman" w:hAnsi="Times New Roman" w:cs="Times New Roman"/>
          <w:color w:val="000000" w:themeColor="text1"/>
          <w:lang w:val="en-US"/>
        </w:rPr>
        <w:t xml:space="preserve">a </w:t>
      </w:r>
      <w:r w:rsidR="0044351E">
        <w:rPr>
          <w:rFonts w:ascii="Times New Roman" w:hAnsi="Times New Roman" w:cs="Times New Roman"/>
          <w:color w:val="000000" w:themeColor="text1"/>
          <w:lang w:val="en-US"/>
        </w:rPr>
        <w:t xml:space="preserve">wide range </w:t>
      </w:r>
      <w:r w:rsidR="0044351E" w:rsidRPr="0044351E">
        <w:rPr>
          <w:rFonts w:ascii="Times New Roman" w:hAnsi="Times New Roman" w:cs="Times New Roman"/>
          <w:color w:val="000000" w:themeColor="text1"/>
          <w:lang w:val="en-US"/>
        </w:rPr>
        <w:t>of regional and individual economic conditions that have been overlooked in previous research</w:t>
      </w:r>
      <w:ins w:id="97" w:author="Charlotte Sophia Bez" w:date="2024-02-12T21:57:00Z">
        <w:r w:rsidR="0033582E">
          <w:rPr>
            <w:rFonts w:ascii="Times New Roman" w:hAnsi="Times New Roman" w:cs="Times New Roman"/>
            <w:color w:val="000000" w:themeColor="text1"/>
            <w:lang w:val="en-US"/>
          </w:rPr>
          <w:t>.</w:t>
        </w:r>
      </w:ins>
      <w:bookmarkStart w:id="98" w:name="_GoBack"/>
      <w:bookmarkEnd w:id="98"/>
      <w:del w:id="99" w:author="Charlotte Sophia Bez" w:date="2024-02-12T21:57:00Z">
        <w:r w:rsidR="0044351E" w:rsidRPr="0044351E" w:rsidDel="0033582E">
          <w:rPr>
            <w:rFonts w:ascii="Times New Roman" w:hAnsi="Times New Roman" w:cs="Times New Roman"/>
            <w:color w:val="000000" w:themeColor="text1"/>
            <w:lang w:val="en-US"/>
          </w:rPr>
          <w:delText>.</w:delText>
        </w:r>
        <w:r w:rsidR="006F7FF3" w:rsidDel="0033582E">
          <w:rPr>
            <w:rFonts w:ascii="Times New Roman" w:hAnsi="Times New Roman" w:cs="Times New Roman"/>
            <w:color w:val="000000" w:themeColor="text1"/>
            <w:lang w:val="en-US"/>
          </w:rPr>
          <w:delText xml:space="preserve"> </w:delText>
        </w:r>
        <w:r w:rsidR="006F7FF3" w:rsidRPr="00376A0E" w:rsidDel="0033582E">
          <w:rPr>
            <w:rFonts w:ascii="Times New Roman" w:hAnsi="Times New Roman" w:cs="Times New Roman"/>
            <w:color w:val="000000" w:themeColor="text1"/>
            <w:lang w:val="en-US"/>
          </w:rPr>
          <w:delText>The research is able to overcome the aforementioned limitations of Duijndam and van Beukering (2020) by assessing the influence of aligning with RWP on the individual level.</w:delText>
        </w:r>
      </w:del>
      <w:r w:rsidR="006F7FF3" w:rsidRPr="00376A0E">
        <w:rPr>
          <w:rFonts w:ascii="Times New Roman" w:hAnsi="Times New Roman" w:cs="Times New Roman"/>
          <w:color w:val="000000" w:themeColor="text1"/>
          <w:lang w:val="en-US"/>
        </w:rPr>
        <w:t xml:space="preserve">  </w:t>
      </w:r>
    </w:p>
    <w:p w14:paraId="24595CC8" w14:textId="77777777" w:rsidR="006F7FF3" w:rsidRDefault="006F7FF3" w:rsidP="000715BF">
      <w:pPr>
        <w:autoSpaceDE w:val="0"/>
        <w:autoSpaceDN w:val="0"/>
        <w:adjustRightInd w:val="0"/>
        <w:rPr>
          <w:rFonts w:ascii="Times New Roman" w:hAnsi="Times New Roman" w:cs="Times New Roman"/>
          <w:color w:val="000000" w:themeColor="text1"/>
          <w:lang w:val="en-US"/>
        </w:rPr>
      </w:pPr>
    </w:p>
    <w:p w14:paraId="6792789B" w14:textId="6D0EB5B6" w:rsidR="00CC0DD0" w:rsidRDefault="006F7FF3" w:rsidP="000715BF">
      <w:pPr>
        <w:autoSpaceDE w:val="0"/>
        <w:autoSpaceDN w:val="0"/>
        <w:adjustRightInd w:val="0"/>
        <w:rPr>
          <w:ins w:id="100" w:author="Charlotte Sophia Bez" w:date="2024-02-12T21:19:00Z"/>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Why is all of this </w:t>
      </w:r>
      <w:proofErr w:type="gramStart"/>
      <w:r>
        <w:rPr>
          <w:rFonts w:ascii="Times New Roman" w:hAnsi="Times New Roman" w:cs="Times New Roman"/>
          <w:color w:val="000000" w:themeColor="text1"/>
          <w:lang w:val="en-US"/>
        </w:rPr>
        <w:t>relevant ??</w:t>
      </w:r>
      <w:proofErr w:type="gramEnd"/>
      <w:r>
        <w:rPr>
          <w:rFonts w:ascii="Times New Roman" w:hAnsi="Times New Roman" w:cs="Times New Roman"/>
          <w:color w:val="000000" w:themeColor="text1"/>
          <w:lang w:val="en-US"/>
        </w:rPr>
        <w:t xml:space="preserve"> </w:t>
      </w:r>
    </w:p>
    <w:p w14:paraId="685DF077" w14:textId="76DEEE0D" w:rsidR="005D0ED7" w:rsidRDefault="005D0ED7" w:rsidP="000715BF">
      <w:pPr>
        <w:autoSpaceDE w:val="0"/>
        <w:autoSpaceDN w:val="0"/>
        <w:adjustRightInd w:val="0"/>
        <w:rPr>
          <w:ins w:id="101" w:author="Charlotte Sophia Bez" w:date="2024-02-12T21:19:00Z"/>
          <w:rFonts w:ascii="Times New Roman" w:hAnsi="Times New Roman" w:cs="Times New Roman"/>
          <w:color w:val="000000" w:themeColor="text1"/>
          <w:lang w:val="en-US"/>
        </w:rPr>
      </w:pPr>
    </w:p>
    <w:p w14:paraId="615F6D58" w14:textId="7FC546DC" w:rsidR="005D0ED7" w:rsidRDefault="005D0ED7" w:rsidP="000715BF">
      <w:pPr>
        <w:autoSpaceDE w:val="0"/>
        <w:autoSpaceDN w:val="0"/>
        <w:adjustRightInd w:val="0"/>
        <w:rPr>
          <w:ins w:id="102" w:author="Charlotte Sophia Bez" w:date="2024-02-12T21:20:00Z"/>
          <w:rFonts w:ascii="Arial" w:hAnsi="Arial" w:cs="Arial"/>
          <w:color w:val="222222"/>
          <w:sz w:val="20"/>
          <w:szCs w:val="20"/>
          <w:shd w:val="clear" w:color="auto" w:fill="FFFFFF"/>
        </w:rPr>
      </w:pPr>
      <w:proofErr w:type="spellStart"/>
      <w:ins w:id="103" w:author="Charlotte Sophia Bez" w:date="2024-02-12T21:19:00Z">
        <w:r>
          <w:rPr>
            <w:rFonts w:ascii="Arial" w:hAnsi="Arial" w:cs="Arial"/>
            <w:color w:val="222222"/>
            <w:sz w:val="20"/>
            <w:szCs w:val="20"/>
            <w:shd w:val="clear" w:color="auto" w:fill="FFFFFF"/>
          </w:rPr>
          <w:t>Hoffarth</w:t>
        </w:r>
        <w:proofErr w:type="spellEnd"/>
        <w:r>
          <w:rPr>
            <w:rFonts w:ascii="Arial" w:hAnsi="Arial" w:cs="Arial"/>
            <w:color w:val="222222"/>
            <w:sz w:val="20"/>
            <w:szCs w:val="20"/>
            <w:shd w:val="clear" w:color="auto" w:fill="FFFFFF"/>
          </w:rPr>
          <w:t>, Mark Romeo, and Gordon Hodson. "Green on the outside, red on the inside: Perceived environmentalist threat as a factor explaining political polarization of climate change." </w:t>
        </w:r>
        <w:r>
          <w:rPr>
            <w:rFonts w:ascii="Arial" w:hAnsi="Arial" w:cs="Arial"/>
            <w:i/>
            <w:iCs/>
            <w:color w:val="222222"/>
            <w:sz w:val="20"/>
            <w:szCs w:val="20"/>
            <w:shd w:val="clear" w:color="auto" w:fill="FFFFFF"/>
          </w:rPr>
          <w:t>Journal of Environmental Psychology</w:t>
        </w:r>
        <w:r>
          <w:rPr>
            <w:rFonts w:ascii="Arial" w:hAnsi="Arial" w:cs="Arial"/>
            <w:color w:val="222222"/>
            <w:sz w:val="20"/>
            <w:szCs w:val="20"/>
            <w:shd w:val="clear" w:color="auto" w:fill="FFFFFF"/>
          </w:rPr>
          <w:t> 45 (2016): 40-49.</w:t>
        </w:r>
      </w:ins>
    </w:p>
    <w:p w14:paraId="4E3C720A" w14:textId="7FEFB6E1" w:rsidR="005D0ED7" w:rsidRDefault="005D0ED7" w:rsidP="000715BF">
      <w:pPr>
        <w:autoSpaceDE w:val="0"/>
        <w:autoSpaceDN w:val="0"/>
        <w:adjustRightInd w:val="0"/>
        <w:rPr>
          <w:ins w:id="104" w:author="Charlotte Sophia Bez" w:date="2024-02-12T21:20:00Z"/>
          <w:rFonts w:ascii="Times New Roman" w:hAnsi="Times New Roman" w:cs="Times New Roman"/>
          <w:color w:val="000000" w:themeColor="text1"/>
          <w:lang w:val="en-US"/>
        </w:rPr>
      </w:pPr>
    </w:p>
    <w:p w14:paraId="2A47E05B" w14:textId="1296FC48" w:rsidR="005D0ED7" w:rsidRDefault="005D0ED7" w:rsidP="000715BF">
      <w:pPr>
        <w:autoSpaceDE w:val="0"/>
        <w:autoSpaceDN w:val="0"/>
        <w:adjustRightInd w:val="0"/>
        <w:rPr>
          <w:ins w:id="105" w:author="Charlotte Sophia Bez" w:date="2024-02-12T21:24:00Z"/>
          <w:rFonts w:ascii="Arial" w:hAnsi="Arial" w:cs="Arial"/>
          <w:color w:val="222222"/>
          <w:sz w:val="20"/>
          <w:szCs w:val="20"/>
          <w:shd w:val="clear" w:color="auto" w:fill="FFFFFF"/>
        </w:rPr>
      </w:pPr>
      <w:ins w:id="106" w:author="Charlotte Sophia Bez" w:date="2024-02-12T21:20:00Z">
        <w:r>
          <w:rPr>
            <w:rFonts w:ascii="Arial" w:hAnsi="Arial" w:cs="Arial"/>
            <w:color w:val="222222"/>
            <w:sz w:val="20"/>
            <w:szCs w:val="20"/>
            <w:shd w:val="clear" w:color="auto" w:fill="FFFFFF"/>
          </w:rPr>
          <w:t>Patterson, James J. "Backlash to climate policy." </w:t>
        </w:r>
        <w:r>
          <w:rPr>
            <w:rFonts w:ascii="Arial" w:hAnsi="Arial" w:cs="Arial"/>
            <w:i/>
            <w:iCs/>
            <w:color w:val="222222"/>
            <w:sz w:val="20"/>
            <w:szCs w:val="20"/>
            <w:shd w:val="clear" w:color="auto" w:fill="FFFFFF"/>
          </w:rPr>
          <w:t>Global Environmental Politics</w:t>
        </w:r>
        <w:r>
          <w:rPr>
            <w:rFonts w:ascii="Arial" w:hAnsi="Arial" w:cs="Arial"/>
            <w:color w:val="222222"/>
            <w:sz w:val="20"/>
            <w:szCs w:val="20"/>
            <w:shd w:val="clear" w:color="auto" w:fill="FFFFFF"/>
          </w:rPr>
          <w:t> 23.1 (2023): 68-90.</w:t>
        </w:r>
      </w:ins>
    </w:p>
    <w:p w14:paraId="45592402" w14:textId="07C73001" w:rsidR="009D6226" w:rsidRDefault="009D6226" w:rsidP="000715BF">
      <w:pPr>
        <w:autoSpaceDE w:val="0"/>
        <w:autoSpaceDN w:val="0"/>
        <w:adjustRightInd w:val="0"/>
        <w:rPr>
          <w:ins w:id="107" w:author="Charlotte Sophia Bez" w:date="2024-02-12T21:24:00Z"/>
          <w:rFonts w:ascii="Times New Roman" w:hAnsi="Times New Roman" w:cs="Times New Roman"/>
          <w:color w:val="000000" w:themeColor="text1"/>
          <w:lang w:val="en-US"/>
        </w:rPr>
      </w:pPr>
    </w:p>
    <w:p w14:paraId="7F895094" w14:textId="22604185" w:rsidR="009D6226" w:rsidRDefault="009D6226" w:rsidP="000715BF">
      <w:pPr>
        <w:autoSpaceDE w:val="0"/>
        <w:autoSpaceDN w:val="0"/>
        <w:adjustRightInd w:val="0"/>
        <w:rPr>
          <w:ins w:id="108" w:author="Charlotte Sophia Bez" w:date="2024-02-12T21:26:00Z"/>
          <w:rFonts w:ascii="Arial" w:hAnsi="Arial" w:cs="Arial"/>
          <w:color w:val="222222"/>
          <w:sz w:val="20"/>
          <w:szCs w:val="20"/>
          <w:shd w:val="clear" w:color="auto" w:fill="FFFFFF"/>
        </w:rPr>
      </w:pPr>
      <w:ins w:id="109" w:author="Charlotte Sophia Bez" w:date="2024-02-12T21:24:00Z">
        <w:r>
          <w:rPr>
            <w:rFonts w:ascii="Arial" w:hAnsi="Arial" w:cs="Arial"/>
            <w:color w:val="222222"/>
            <w:sz w:val="20"/>
            <w:szCs w:val="20"/>
            <w:shd w:val="clear" w:color="auto" w:fill="FFFFFF"/>
          </w:rPr>
          <w:t>Rodríguez-Pose, Andrés. "The revenge of the places that don’t matter (and what to do about it)." </w:t>
        </w:r>
        <w:r>
          <w:rPr>
            <w:rFonts w:ascii="Arial" w:hAnsi="Arial" w:cs="Arial"/>
            <w:i/>
            <w:iCs/>
            <w:color w:val="222222"/>
            <w:sz w:val="20"/>
            <w:szCs w:val="20"/>
            <w:shd w:val="clear" w:color="auto" w:fill="FFFFFF"/>
          </w:rPr>
          <w:t>Cambridge journal of regions, economy and society</w:t>
        </w:r>
        <w:r>
          <w:rPr>
            <w:rFonts w:ascii="Arial" w:hAnsi="Arial" w:cs="Arial"/>
            <w:color w:val="222222"/>
            <w:sz w:val="20"/>
            <w:szCs w:val="20"/>
            <w:shd w:val="clear" w:color="auto" w:fill="FFFFFF"/>
          </w:rPr>
          <w:t> 11.1 (2018): 189-209.</w:t>
        </w:r>
      </w:ins>
    </w:p>
    <w:p w14:paraId="61BE61C8" w14:textId="5FBA2705" w:rsidR="00442FB0" w:rsidRDefault="00442FB0" w:rsidP="000715BF">
      <w:pPr>
        <w:autoSpaceDE w:val="0"/>
        <w:autoSpaceDN w:val="0"/>
        <w:adjustRightInd w:val="0"/>
        <w:rPr>
          <w:ins w:id="110" w:author="Charlotte Sophia Bez" w:date="2024-02-12T21:26:00Z"/>
          <w:rFonts w:ascii="Times New Roman" w:hAnsi="Times New Roman" w:cs="Times New Roman"/>
          <w:color w:val="000000" w:themeColor="text1"/>
          <w:lang w:val="en-US"/>
        </w:rPr>
      </w:pPr>
    </w:p>
    <w:p w14:paraId="0377E434" w14:textId="40CD0DDF" w:rsidR="00442FB0" w:rsidRDefault="00442FB0" w:rsidP="000715BF">
      <w:pPr>
        <w:autoSpaceDE w:val="0"/>
        <w:autoSpaceDN w:val="0"/>
        <w:adjustRightInd w:val="0"/>
        <w:rPr>
          <w:ins w:id="111" w:author="Charlotte Sophia Bez" w:date="2024-02-12T21:35:00Z"/>
          <w:rFonts w:ascii="Arial" w:hAnsi="Arial" w:cs="Arial"/>
          <w:color w:val="222222"/>
          <w:sz w:val="20"/>
          <w:szCs w:val="20"/>
          <w:shd w:val="clear" w:color="auto" w:fill="FFFFFF"/>
        </w:rPr>
      </w:pPr>
      <w:ins w:id="112" w:author="Charlotte Sophia Bez" w:date="2024-02-12T21:26:00Z">
        <w:r>
          <w:rPr>
            <w:rFonts w:ascii="Arial" w:hAnsi="Arial" w:cs="Arial"/>
            <w:color w:val="222222"/>
            <w:sz w:val="20"/>
            <w:szCs w:val="20"/>
            <w:shd w:val="clear" w:color="auto" w:fill="FFFFFF"/>
          </w:rPr>
          <w:t xml:space="preserve">Dijkstra, Lewis, Hugo </w:t>
        </w:r>
        <w:proofErr w:type="spellStart"/>
        <w:r>
          <w:rPr>
            <w:rFonts w:ascii="Arial" w:hAnsi="Arial" w:cs="Arial"/>
            <w:color w:val="222222"/>
            <w:sz w:val="20"/>
            <w:szCs w:val="20"/>
            <w:shd w:val="clear" w:color="auto" w:fill="FFFFFF"/>
          </w:rPr>
          <w:t>Poelman</w:t>
        </w:r>
        <w:proofErr w:type="spellEnd"/>
        <w:r>
          <w:rPr>
            <w:rFonts w:ascii="Arial" w:hAnsi="Arial" w:cs="Arial"/>
            <w:color w:val="222222"/>
            <w:sz w:val="20"/>
            <w:szCs w:val="20"/>
            <w:shd w:val="clear" w:color="auto" w:fill="FFFFFF"/>
          </w:rPr>
          <w:t>, and Andrés Rodríguez-Pose. "The geography of EU discontent." </w:t>
        </w:r>
        <w:r>
          <w:rPr>
            <w:rFonts w:ascii="Arial" w:hAnsi="Arial" w:cs="Arial"/>
            <w:i/>
            <w:iCs/>
            <w:color w:val="222222"/>
            <w:sz w:val="20"/>
            <w:szCs w:val="20"/>
            <w:shd w:val="clear" w:color="auto" w:fill="FFFFFF"/>
          </w:rPr>
          <w:t>Regional Studies</w:t>
        </w:r>
        <w:r>
          <w:rPr>
            <w:rFonts w:ascii="Arial" w:hAnsi="Arial" w:cs="Arial"/>
            <w:color w:val="222222"/>
            <w:sz w:val="20"/>
            <w:szCs w:val="20"/>
            <w:shd w:val="clear" w:color="auto" w:fill="FFFFFF"/>
          </w:rPr>
          <w:t> 54.6 (2020): 737-753.</w:t>
        </w:r>
      </w:ins>
    </w:p>
    <w:p w14:paraId="159A09B1" w14:textId="1A7DDB58" w:rsidR="000D70BA" w:rsidRDefault="000D70BA" w:rsidP="000715BF">
      <w:pPr>
        <w:autoSpaceDE w:val="0"/>
        <w:autoSpaceDN w:val="0"/>
        <w:adjustRightInd w:val="0"/>
        <w:rPr>
          <w:ins w:id="113" w:author="Charlotte Sophia Bez" w:date="2024-02-12T21:35:00Z"/>
          <w:rFonts w:ascii="Times New Roman" w:hAnsi="Times New Roman" w:cs="Times New Roman"/>
          <w:color w:val="000000" w:themeColor="text1"/>
          <w:lang w:val="en-US"/>
        </w:rPr>
      </w:pPr>
    </w:p>
    <w:p w14:paraId="69548CE4" w14:textId="31E555FA" w:rsidR="000D70BA" w:rsidRDefault="000D70BA" w:rsidP="000715BF">
      <w:pPr>
        <w:autoSpaceDE w:val="0"/>
        <w:autoSpaceDN w:val="0"/>
        <w:adjustRightInd w:val="0"/>
        <w:rPr>
          <w:ins w:id="114" w:author="Charlotte Sophia Bez" w:date="2024-02-12T21:40:00Z"/>
          <w:rFonts w:ascii="Arial" w:hAnsi="Arial" w:cs="Arial"/>
          <w:color w:val="222222"/>
          <w:sz w:val="20"/>
          <w:szCs w:val="20"/>
          <w:shd w:val="clear" w:color="auto" w:fill="FFFFFF"/>
        </w:rPr>
      </w:pPr>
      <w:proofErr w:type="spellStart"/>
      <w:ins w:id="115" w:author="Charlotte Sophia Bez" w:date="2024-02-12T21:35:00Z">
        <w:r>
          <w:rPr>
            <w:rFonts w:ascii="Arial" w:hAnsi="Arial" w:cs="Arial"/>
            <w:color w:val="222222"/>
            <w:sz w:val="20"/>
            <w:szCs w:val="20"/>
            <w:shd w:val="clear" w:color="auto" w:fill="FFFFFF"/>
          </w:rPr>
          <w:t>Vona</w:t>
        </w:r>
        <w:proofErr w:type="spellEnd"/>
        <w:r>
          <w:rPr>
            <w:rFonts w:ascii="Arial" w:hAnsi="Arial" w:cs="Arial"/>
            <w:color w:val="222222"/>
            <w:sz w:val="20"/>
            <w:szCs w:val="20"/>
            <w:shd w:val="clear" w:color="auto" w:fill="FFFFFF"/>
          </w:rPr>
          <w:t>, Francesco. "Job losses and political acceptability of climate policies: why the ‘job-</w:t>
        </w:r>
        <w:proofErr w:type="spellStart"/>
        <w:r>
          <w:rPr>
            <w:rFonts w:ascii="Arial" w:hAnsi="Arial" w:cs="Arial"/>
            <w:color w:val="222222"/>
            <w:sz w:val="20"/>
            <w:szCs w:val="20"/>
            <w:shd w:val="clear" w:color="auto" w:fill="FFFFFF"/>
          </w:rPr>
          <w:t>killing’argument</w:t>
        </w:r>
        <w:proofErr w:type="spellEnd"/>
        <w:r>
          <w:rPr>
            <w:rFonts w:ascii="Arial" w:hAnsi="Arial" w:cs="Arial"/>
            <w:color w:val="222222"/>
            <w:sz w:val="20"/>
            <w:szCs w:val="20"/>
            <w:shd w:val="clear" w:color="auto" w:fill="FFFFFF"/>
          </w:rPr>
          <w:t xml:space="preserve"> is so persistent and how to overturn it." </w:t>
        </w:r>
        <w:r>
          <w:rPr>
            <w:rFonts w:ascii="Arial" w:hAnsi="Arial" w:cs="Arial"/>
            <w:i/>
            <w:iCs/>
            <w:color w:val="222222"/>
            <w:sz w:val="20"/>
            <w:szCs w:val="20"/>
            <w:shd w:val="clear" w:color="auto" w:fill="FFFFFF"/>
          </w:rPr>
          <w:t>Climate Policy</w:t>
        </w:r>
        <w:r>
          <w:rPr>
            <w:rFonts w:ascii="Arial" w:hAnsi="Arial" w:cs="Arial"/>
            <w:color w:val="222222"/>
            <w:sz w:val="20"/>
            <w:szCs w:val="20"/>
            <w:shd w:val="clear" w:color="auto" w:fill="FFFFFF"/>
          </w:rPr>
          <w:t> 19.4 (2019): 524-532.</w:t>
        </w:r>
      </w:ins>
    </w:p>
    <w:p w14:paraId="462023CC" w14:textId="5A0A29FE" w:rsidR="00216727" w:rsidRDefault="00216727" w:rsidP="000715BF">
      <w:pPr>
        <w:autoSpaceDE w:val="0"/>
        <w:autoSpaceDN w:val="0"/>
        <w:adjustRightInd w:val="0"/>
        <w:rPr>
          <w:ins w:id="116" w:author="Charlotte Sophia Bez" w:date="2024-02-12T21:40:00Z"/>
          <w:rFonts w:ascii="Times New Roman" w:hAnsi="Times New Roman" w:cs="Times New Roman"/>
          <w:color w:val="000000" w:themeColor="text1"/>
          <w:lang w:val="en-US"/>
        </w:rPr>
      </w:pPr>
    </w:p>
    <w:p w14:paraId="52F9C9CB" w14:textId="24CB7873" w:rsidR="00216727" w:rsidRDefault="00216727" w:rsidP="000715BF">
      <w:pPr>
        <w:autoSpaceDE w:val="0"/>
        <w:autoSpaceDN w:val="0"/>
        <w:adjustRightInd w:val="0"/>
        <w:rPr>
          <w:rFonts w:ascii="Times New Roman" w:hAnsi="Times New Roman" w:cs="Times New Roman"/>
          <w:color w:val="000000" w:themeColor="text1"/>
          <w:lang w:val="en-US"/>
        </w:rPr>
      </w:pPr>
      <w:proofErr w:type="spellStart"/>
      <w:ins w:id="117" w:author="Charlotte Sophia Bez" w:date="2024-02-12T21:40:00Z">
        <w:r>
          <w:rPr>
            <w:rFonts w:ascii="Arial" w:hAnsi="Arial" w:cs="Arial"/>
            <w:color w:val="222222"/>
            <w:sz w:val="20"/>
            <w:szCs w:val="20"/>
            <w:shd w:val="clear" w:color="auto" w:fill="FFFFFF"/>
          </w:rPr>
          <w:t>Forchtner</w:t>
        </w:r>
        <w:proofErr w:type="spellEnd"/>
        <w:r>
          <w:rPr>
            <w:rFonts w:ascii="Arial" w:hAnsi="Arial" w:cs="Arial"/>
            <w:color w:val="222222"/>
            <w:sz w:val="20"/>
            <w:szCs w:val="20"/>
            <w:shd w:val="clear" w:color="auto" w:fill="FFFFFF"/>
          </w:rPr>
          <w:t>, Bernhard. "Climate change and the far right." </w:t>
        </w:r>
        <w:r>
          <w:rPr>
            <w:rFonts w:ascii="Arial" w:hAnsi="Arial" w:cs="Arial"/>
            <w:i/>
            <w:iCs/>
            <w:color w:val="222222"/>
            <w:sz w:val="20"/>
            <w:szCs w:val="20"/>
            <w:shd w:val="clear" w:color="auto" w:fill="FFFFFF"/>
          </w:rPr>
          <w:t>Wiley Interdisciplinary Reviews: Climate Change</w:t>
        </w:r>
        <w:r>
          <w:rPr>
            <w:rFonts w:ascii="Arial" w:hAnsi="Arial" w:cs="Arial"/>
            <w:color w:val="222222"/>
            <w:sz w:val="20"/>
            <w:szCs w:val="20"/>
            <w:shd w:val="clear" w:color="auto" w:fill="FFFFFF"/>
          </w:rPr>
          <w:t> 10.5 (2019): e604.</w:t>
        </w:r>
      </w:ins>
    </w:p>
    <w:sectPr w:rsidR="0021672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2" w:author="Charlotte Sophia Bez" w:date="2024-02-12T21:41:00Z" w:initials="CSB">
    <w:p w14:paraId="430EC14E" w14:textId="58644012" w:rsidR="004A33AD" w:rsidRPr="004A33AD" w:rsidRDefault="004A33AD">
      <w:pPr>
        <w:pStyle w:val="CommentText"/>
        <w:rPr>
          <w:lang w:val="en-US"/>
        </w:rPr>
      </w:pPr>
      <w:r>
        <w:rPr>
          <w:rStyle w:val="CommentReference"/>
        </w:rPr>
        <w:annotationRef/>
      </w:r>
      <w:r>
        <w:rPr>
          <w:lang w:val="en-US"/>
        </w:rPr>
        <w:t xml:space="preserve">This is already </w:t>
      </w:r>
      <w:proofErr w:type="spellStart"/>
      <w:r>
        <w:rPr>
          <w:lang w:val="en-US"/>
        </w:rPr>
        <w:t>kinda</w:t>
      </w:r>
      <w:proofErr w:type="spellEnd"/>
      <w:r>
        <w:rPr>
          <w:lang w:val="en-US"/>
        </w:rPr>
        <w:t xml:space="preserve"> a lit review. </w:t>
      </w:r>
      <w:proofErr w:type="gramStart"/>
      <w:r>
        <w:rPr>
          <w:lang w:val="en-US"/>
        </w:rPr>
        <w:t>Hence</w:t>
      </w:r>
      <w:proofErr w:type="gramEnd"/>
      <w:r>
        <w:rPr>
          <w:lang w:val="en-US"/>
        </w:rPr>
        <w:t xml:space="preserve"> I would drop the theoretical background as title and restructure everything.</w:t>
      </w:r>
    </w:p>
  </w:comment>
  <w:comment w:id="43" w:author="Charlotte Sophia Bez" w:date="2024-02-02T14:39:00Z" w:initials="CSB">
    <w:p w14:paraId="5DE44154" w14:textId="0197DC03" w:rsidR="0052400B" w:rsidRPr="0052400B" w:rsidRDefault="0052400B">
      <w:pPr>
        <w:pStyle w:val="CommentText"/>
        <w:rPr>
          <w:lang w:val="en-US"/>
        </w:rPr>
      </w:pPr>
      <w:r>
        <w:rPr>
          <w:rStyle w:val="CommentReference"/>
        </w:rPr>
        <w:annotationRef/>
      </w:r>
      <w:r>
        <w:rPr>
          <w:lang w:val="en-US"/>
        </w:rPr>
        <w:t>Just a side note: the Inglehart theory has been disproven and in general it is a bit of a conservative argument to put forward. Leave it like this in the proposal, but in our paper</w:t>
      </w:r>
      <w:r w:rsidR="006C110D">
        <w:rPr>
          <w:lang w:val="en-US"/>
        </w:rPr>
        <w:t>,</w:t>
      </w:r>
      <w:r>
        <w:rPr>
          <w:lang w:val="en-US"/>
        </w:rPr>
        <w:t xml:space="preserve"> we should lay out the fact that </w:t>
      </w:r>
      <w:r w:rsidR="006C110D">
        <w:rPr>
          <w:lang w:val="en-US"/>
        </w:rPr>
        <w:t>it is not just the material fact of economic depression, but mainly the prevailing narratives of jobs-vs-environment, job blackmail pitches workers and environmentalists against each other and makes green-blue alliances harder to realize.</w:t>
      </w:r>
    </w:p>
  </w:comment>
  <w:comment w:id="57" w:author="Charlotte Sophia Bez" w:date="2024-02-12T21:32:00Z" w:initials="CSB">
    <w:p w14:paraId="6A4ABBBE" w14:textId="52E1C1C5" w:rsidR="000D70BA" w:rsidRPr="000D70BA" w:rsidRDefault="000D70BA">
      <w:pPr>
        <w:pStyle w:val="CommentText"/>
        <w:rPr>
          <w:lang w:val="en-US"/>
        </w:rPr>
      </w:pPr>
      <w:r>
        <w:rPr>
          <w:rStyle w:val="CommentReference"/>
        </w:rPr>
        <w:annotationRef/>
      </w:r>
      <w:r>
        <w:rPr>
          <w:lang w:val="en-US"/>
        </w:rPr>
        <w:t>I would drop this.</w:t>
      </w:r>
    </w:p>
  </w:comment>
  <w:comment w:id="59" w:author="Charlotte Sophia Bez" w:date="2024-02-02T14:46:00Z" w:initials="CSB">
    <w:p w14:paraId="30238296" w14:textId="07311600" w:rsidR="0054707C" w:rsidRPr="0054707C" w:rsidRDefault="0054707C">
      <w:pPr>
        <w:pStyle w:val="CommentText"/>
        <w:rPr>
          <w:lang w:val="en-US"/>
        </w:rPr>
      </w:pPr>
      <w:r>
        <w:rPr>
          <w:rStyle w:val="CommentReference"/>
        </w:rPr>
        <w:annotationRef/>
      </w:r>
      <w:r>
        <w:rPr>
          <w:lang w:val="en-US"/>
        </w:rPr>
        <w:t>Here it is really about taking something away from people.</w:t>
      </w:r>
    </w:p>
  </w:comment>
  <w:comment w:id="62" w:author="Charlotte Sophia Bez" w:date="2024-02-12T21:36:00Z" w:initials="CSB">
    <w:p w14:paraId="55398EA1" w14:textId="77777777" w:rsidR="00216727" w:rsidRDefault="00216727">
      <w:pPr>
        <w:pStyle w:val="CommentText"/>
        <w:rPr>
          <w:lang w:val="en-US"/>
        </w:rPr>
      </w:pPr>
      <w:r>
        <w:rPr>
          <w:rStyle w:val="CommentReference"/>
        </w:rPr>
        <w:annotationRef/>
      </w:r>
      <w:r>
        <w:rPr>
          <w:lang w:val="en-US"/>
        </w:rPr>
        <w:t xml:space="preserve">I would drop this too…you can think of all the possible mechanism later on. I would focus on the economics drivers here. Economists don’t like psychologists too much </w:t>
      </w:r>
      <w:r w:rsidRPr="00216727">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9"/>
          </mc:Choice>
          <mc:Fallback>
            <w:t>😉</w:t>
          </mc:Fallback>
        </mc:AlternateContent>
      </w:r>
      <w:r>
        <w:rPr>
          <w:lang w:val="en-US"/>
        </w:rPr>
        <w:t xml:space="preserve"> </w:t>
      </w:r>
    </w:p>
    <w:p w14:paraId="0193CBE2" w14:textId="3A79297E" w:rsidR="00216727" w:rsidRPr="00216727" w:rsidRDefault="00216727">
      <w:pPr>
        <w:pStyle w:val="CommentText"/>
        <w:rPr>
          <w:lang w:val="en-US"/>
        </w:rPr>
      </w:pPr>
    </w:p>
  </w:comment>
  <w:comment w:id="77" w:author="Charlotte Sophia Bez" w:date="2024-02-12T21:44:00Z" w:initials="CSB">
    <w:p w14:paraId="6A753313" w14:textId="5CCA251E" w:rsidR="00C2199A" w:rsidRPr="00C2199A" w:rsidRDefault="00C2199A">
      <w:pPr>
        <w:pStyle w:val="CommentText"/>
        <w:rPr>
          <w:lang w:val="en-US"/>
        </w:rPr>
      </w:pPr>
      <w:r>
        <w:rPr>
          <w:rStyle w:val="CommentReference"/>
        </w:rPr>
        <w:annotationRef/>
      </w:r>
      <w:r>
        <w:rPr>
          <w:lang w:val="en-US"/>
        </w:rPr>
        <w:t xml:space="preserve">I </w:t>
      </w:r>
      <w:proofErr w:type="gramStart"/>
      <w:r>
        <w:rPr>
          <w:lang w:val="en-US"/>
        </w:rPr>
        <w:t>feel  a</w:t>
      </w:r>
      <w:proofErr w:type="gramEnd"/>
      <w:r>
        <w:rPr>
          <w:lang w:val="en-US"/>
        </w:rPr>
        <w:t xml:space="preserve"> bit weird about the level of detail provided in this section, a bit too much for a short-</w:t>
      </w:r>
      <w:proofErr w:type="spellStart"/>
      <w:r>
        <w:rPr>
          <w:lang w:val="en-US"/>
        </w:rPr>
        <w:t>ish</w:t>
      </w:r>
      <w:proofErr w:type="spellEnd"/>
      <w:r>
        <w:rPr>
          <w:lang w:val="en-US"/>
        </w:rPr>
        <w:t xml:space="preserve"> research proposal I would say.</w:t>
      </w:r>
    </w:p>
  </w:comment>
  <w:comment w:id="79" w:author="Charlotte Sophia Bez" w:date="2024-02-12T21:46:00Z" w:initials="CSB">
    <w:p w14:paraId="188E1161" w14:textId="60A517F2" w:rsidR="00C2199A" w:rsidRPr="00C2199A" w:rsidRDefault="00C2199A">
      <w:pPr>
        <w:pStyle w:val="CommentText"/>
        <w:rPr>
          <w:lang w:val="en-US"/>
        </w:rPr>
      </w:pPr>
      <w:r>
        <w:rPr>
          <w:rStyle w:val="CommentReference"/>
        </w:rPr>
        <w:annotationRef/>
      </w:r>
      <w:r>
        <w:rPr>
          <w:lang w:val="en-US"/>
        </w:rPr>
        <w:t>This comes way too late. Put this at the beginning. The research objectives should be clear right away. After the intro.</w:t>
      </w:r>
    </w:p>
  </w:comment>
  <w:comment w:id="81" w:author="Charlotte Sophia Bez" w:date="2024-02-12T21:49:00Z" w:initials="CSB">
    <w:p w14:paraId="3DF596D5" w14:textId="0EB33D74" w:rsidR="00C2199A" w:rsidRPr="00C2199A" w:rsidRDefault="00C2199A">
      <w:pPr>
        <w:pStyle w:val="CommentText"/>
        <w:rPr>
          <w:lang w:val="en-US"/>
        </w:rPr>
      </w:pPr>
      <w:r>
        <w:rPr>
          <w:rStyle w:val="CommentReference"/>
        </w:rPr>
        <w:annotationRef/>
      </w:r>
      <w:r>
        <w:rPr>
          <w:lang w:val="en-US"/>
        </w:rPr>
        <w:t>repetition</w:t>
      </w:r>
    </w:p>
  </w:comment>
  <w:comment w:id="83" w:author="Charlotte Sophia Bez" w:date="2024-02-12T21:49:00Z" w:initials="CSB">
    <w:p w14:paraId="0D494FB4" w14:textId="560E2042" w:rsidR="00C2199A" w:rsidRPr="00C2199A" w:rsidRDefault="00C2199A">
      <w:pPr>
        <w:pStyle w:val="CommentText"/>
        <w:rPr>
          <w:lang w:val="en-US"/>
        </w:rPr>
      </w:pPr>
      <w:r>
        <w:rPr>
          <w:rStyle w:val="CommentReference"/>
        </w:rPr>
        <w:annotationRef/>
      </w:r>
      <w:r>
        <w:rPr>
          <w:lang w:val="en-US"/>
        </w:rPr>
        <w:t xml:space="preserve">we look </w:t>
      </w:r>
      <w:proofErr w:type="gramStart"/>
      <w:r>
        <w:rPr>
          <w:lang w:val="en-US"/>
        </w:rPr>
        <w:t>a the</w:t>
      </w:r>
      <w:proofErr w:type="gramEnd"/>
      <w:r>
        <w:rPr>
          <w:lang w:val="en-US"/>
        </w:rPr>
        <w:t xml:space="preserve"> economic determinants, so try to understand how to frame the ideology driver hypothesis in this proposal.</w:t>
      </w:r>
    </w:p>
  </w:comment>
  <w:comment w:id="80" w:author="Charlotte Sophia Bez" w:date="2024-02-12T21:47:00Z" w:initials="CSB">
    <w:p w14:paraId="4EEBC3C8" w14:textId="1D616F3F" w:rsidR="00C2199A" w:rsidRPr="00C2199A" w:rsidRDefault="00C2199A">
      <w:pPr>
        <w:pStyle w:val="CommentText"/>
        <w:rPr>
          <w:lang w:val="en-US"/>
        </w:rPr>
      </w:pPr>
      <w:r>
        <w:rPr>
          <w:rStyle w:val="CommentReference"/>
        </w:rPr>
        <w:annotationRef/>
      </w:r>
      <w:r>
        <w:rPr>
          <w:lang w:val="en-US"/>
        </w:rPr>
        <w:t xml:space="preserve">I would abstract a little bit from what other papers have done. First write what you will do, then write what others have done in the next section, but disentangle it a little bit. And write something like “this is the first study that applies x to y. </w:t>
      </w:r>
    </w:p>
  </w:comment>
  <w:comment w:id="89" w:author="Charlotte Sophia Bez" w:date="2024-02-12T21:52:00Z" w:initials="CSB">
    <w:p w14:paraId="4F3180E1" w14:textId="08376B69" w:rsidR="00C2199A" w:rsidRPr="00C2199A" w:rsidRDefault="00C2199A">
      <w:pPr>
        <w:pStyle w:val="CommentText"/>
        <w:rPr>
          <w:lang w:val="en-US"/>
        </w:rPr>
      </w:pPr>
      <w:r>
        <w:rPr>
          <w:rStyle w:val="CommentReference"/>
        </w:rPr>
        <w:annotationRef/>
      </w:r>
      <w:r>
        <w:rPr>
          <w:lang w:val="en-US"/>
        </w:rPr>
        <w:t xml:space="preserve">Way too specific. Just say you source attitudes, demographics, ideology </w:t>
      </w:r>
      <w:proofErr w:type="spellStart"/>
      <w:r>
        <w:rPr>
          <w:lang w:val="en-US"/>
        </w:rPr>
        <w:t>etc</w:t>
      </w:r>
      <w:proofErr w:type="spellEnd"/>
      <w:r>
        <w:rPr>
          <w:lang w:val="en-US"/>
        </w:rPr>
        <w:t xml:space="preserve"> from the ESS. Keep what you have written here for the real paper.</w:t>
      </w:r>
    </w:p>
  </w:comment>
  <w:comment w:id="90" w:author="Charlotte Sophia Bez" w:date="2024-02-12T21:53:00Z" w:initials="CSB">
    <w:p w14:paraId="51205DFB" w14:textId="081DEEB5" w:rsidR="00C2199A" w:rsidRPr="00C2199A" w:rsidRDefault="00C2199A">
      <w:pPr>
        <w:pStyle w:val="CommentText"/>
        <w:rPr>
          <w:lang w:val="en-US"/>
        </w:rPr>
      </w:pPr>
      <w:r>
        <w:rPr>
          <w:rStyle w:val="CommentReference"/>
        </w:rPr>
        <w:annotationRef/>
      </w:r>
      <w:r>
        <w:rPr>
          <w:lang w:val="en-US"/>
        </w:rPr>
        <w:t>Rewrite in less complicated way.</w:t>
      </w:r>
    </w:p>
  </w:comment>
  <w:comment w:id="93" w:author="Charlotte Sophia Bez" w:date="2024-02-12T21:54:00Z" w:initials="CSB">
    <w:p w14:paraId="37F8C045" w14:textId="726D4C5F" w:rsidR="00227232" w:rsidRPr="00227232" w:rsidRDefault="00227232">
      <w:pPr>
        <w:pStyle w:val="CommentText"/>
        <w:rPr>
          <w:lang w:val="en-US"/>
        </w:rPr>
      </w:pPr>
      <w:r>
        <w:rPr>
          <w:rStyle w:val="CommentReference"/>
        </w:rPr>
        <w:annotationRef/>
      </w:r>
      <w:r>
        <w:rPr>
          <w:lang w:val="en-US"/>
        </w:rPr>
        <w:t>Don’t differentiate by level of aggregation but by dataset such to make it shorter.</w:t>
      </w:r>
    </w:p>
  </w:comment>
  <w:comment w:id="95" w:author="Charlotte Sophia Bez" w:date="2024-02-12T21:56:00Z" w:initials="CSB">
    <w:p w14:paraId="17F9E633" w14:textId="648BA010" w:rsidR="0033582E" w:rsidRPr="0033582E" w:rsidRDefault="0033582E">
      <w:pPr>
        <w:pStyle w:val="CommentText"/>
        <w:rPr>
          <w:lang w:val="en-US"/>
        </w:rPr>
      </w:pPr>
      <w:r>
        <w:rPr>
          <w:rStyle w:val="CommentReference"/>
        </w:rPr>
        <w:annotationRef/>
      </w:r>
      <w:r>
        <w:rPr>
          <w:lang w:val="en-US"/>
        </w:rPr>
        <w:t>would leave this out.</w:t>
      </w:r>
    </w:p>
  </w:comment>
  <w:comment w:id="96" w:author="Charlotte Sophia Bez" w:date="2024-02-12T21:57:00Z" w:initials="CSB">
    <w:p w14:paraId="5B88803E" w14:textId="52F8394D" w:rsidR="0033582E" w:rsidRPr="0033582E" w:rsidRDefault="0033582E">
      <w:pPr>
        <w:pStyle w:val="CommentText"/>
        <w:rPr>
          <w:lang w:val="en-US"/>
        </w:rPr>
      </w:pPr>
      <w:r>
        <w:rPr>
          <w:rStyle w:val="CommentReference"/>
        </w:rPr>
        <w:annotationRef/>
      </w:r>
      <w:r>
        <w:rPr>
          <w:lang w:val="en-US"/>
        </w:rPr>
        <w:t>Beautiful abstract, put this further up. Start with the catchy stuff.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30EC14E" w15:done="0"/>
  <w15:commentEx w15:paraId="5DE44154" w15:done="0"/>
  <w15:commentEx w15:paraId="6A4ABBBE" w15:done="0"/>
  <w15:commentEx w15:paraId="30238296" w15:done="0"/>
  <w15:commentEx w15:paraId="0193CBE2" w15:done="0"/>
  <w15:commentEx w15:paraId="6A753313" w15:done="0"/>
  <w15:commentEx w15:paraId="188E1161" w15:done="0"/>
  <w15:commentEx w15:paraId="3DF596D5" w15:done="0"/>
  <w15:commentEx w15:paraId="0D494FB4" w15:done="0"/>
  <w15:commentEx w15:paraId="4EEBC3C8" w15:done="0"/>
  <w15:commentEx w15:paraId="4F3180E1" w15:done="0"/>
  <w15:commentEx w15:paraId="51205DFB" w15:done="0"/>
  <w15:commentEx w15:paraId="37F8C045" w15:done="0"/>
  <w15:commentEx w15:paraId="17F9E633" w15:done="0"/>
  <w15:commentEx w15:paraId="5B88803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30EC14E" w16cid:durableId="29750F1E"/>
  <w16cid:commentId w16cid:paraId="5DE44154" w16cid:durableId="29677D3B"/>
  <w16cid:commentId w16cid:paraId="6A4ABBBE" w16cid:durableId="29750D00"/>
  <w16cid:commentId w16cid:paraId="30238296" w16cid:durableId="29677EB4"/>
  <w16cid:commentId w16cid:paraId="0193CBE2" w16cid:durableId="29750DDE"/>
  <w16cid:commentId w16cid:paraId="6A753313" w16cid:durableId="29750FBF"/>
  <w16cid:commentId w16cid:paraId="188E1161" w16cid:durableId="2975102C"/>
  <w16cid:commentId w16cid:paraId="3DF596D5" w16cid:durableId="297510CF"/>
  <w16cid:commentId w16cid:paraId="0D494FB4" w16cid:durableId="297510E6"/>
  <w16cid:commentId w16cid:paraId="4EEBC3C8" w16cid:durableId="29751088"/>
  <w16cid:commentId w16cid:paraId="4F3180E1" w16cid:durableId="297511B3"/>
  <w16cid:commentId w16cid:paraId="51205DFB" w16cid:durableId="297511DD"/>
  <w16cid:commentId w16cid:paraId="37F8C045" w16cid:durableId="2975121C"/>
  <w16cid:commentId w16cid:paraId="17F9E633" w16cid:durableId="29751287"/>
  <w16cid:commentId w16cid:paraId="5B88803E" w16cid:durableId="297512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05D2B" w14:textId="77777777" w:rsidR="00053B4A" w:rsidRDefault="00053B4A" w:rsidP="005461B8">
      <w:r>
        <w:separator/>
      </w:r>
    </w:p>
  </w:endnote>
  <w:endnote w:type="continuationSeparator" w:id="0">
    <w:p w14:paraId="6EB0E5D5" w14:textId="77777777" w:rsidR="00053B4A" w:rsidRDefault="00053B4A" w:rsidP="00546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90FA8C" w14:textId="77777777" w:rsidR="00053B4A" w:rsidRDefault="00053B4A" w:rsidP="005461B8">
      <w:r>
        <w:separator/>
      </w:r>
    </w:p>
  </w:footnote>
  <w:footnote w:type="continuationSeparator" w:id="0">
    <w:p w14:paraId="14FCC1F6" w14:textId="77777777" w:rsidR="00053B4A" w:rsidRDefault="00053B4A" w:rsidP="005461B8">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arlotte Sophia Bez">
    <w15:presenceInfo w15:providerId="None" w15:userId="Charlotte Sophia B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DFC"/>
    <w:rsid w:val="00007657"/>
    <w:rsid w:val="000176E9"/>
    <w:rsid w:val="0002252C"/>
    <w:rsid w:val="00026628"/>
    <w:rsid w:val="00032530"/>
    <w:rsid w:val="00036490"/>
    <w:rsid w:val="00043A69"/>
    <w:rsid w:val="00053B4A"/>
    <w:rsid w:val="000550F5"/>
    <w:rsid w:val="00066E91"/>
    <w:rsid w:val="000715BF"/>
    <w:rsid w:val="000835FA"/>
    <w:rsid w:val="00092913"/>
    <w:rsid w:val="000A6F6A"/>
    <w:rsid w:val="000B3304"/>
    <w:rsid w:val="000B575A"/>
    <w:rsid w:val="000D70BA"/>
    <w:rsid w:val="000E3729"/>
    <w:rsid w:val="000F2F50"/>
    <w:rsid w:val="00100646"/>
    <w:rsid w:val="0010083D"/>
    <w:rsid w:val="001045F6"/>
    <w:rsid w:val="001538DC"/>
    <w:rsid w:val="00153F71"/>
    <w:rsid w:val="0016399B"/>
    <w:rsid w:val="001656B6"/>
    <w:rsid w:val="001671A6"/>
    <w:rsid w:val="0017011F"/>
    <w:rsid w:val="00180706"/>
    <w:rsid w:val="00184379"/>
    <w:rsid w:val="001A5621"/>
    <w:rsid w:val="001A7D81"/>
    <w:rsid w:val="001B0CCA"/>
    <w:rsid w:val="001B6982"/>
    <w:rsid w:val="001B7E1C"/>
    <w:rsid w:val="001C205C"/>
    <w:rsid w:val="001E49AC"/>
    <w:rsid w:val="001E4B0A"/>
    <w:rsid w:val="00214E9A"/>
    <w:rsid w:val="00216727"/>
    <w:rsid w:val="00226664"/>
    <w:rsid w:val="00227232"/>
    <w:rsid w:val="002309B8"/>
    <w:rsid w:val="00241E47"/>
    <w:rsid w:val="00254E0B"/>
    <w:rsid w:val="002576AF"/>
    <w:rsid w:val="00261153"/>
    <w:rsid w:val="002651E0"/>
    <w:rsid w:val="00272777"/>
    <w:rsid w:val="002817C6"/>
    <w:rsid w:val="002876B4"/>
    <w:rsid w:val="00296412"/>
    <w:rsid w:val="00296920"/>
    <w:rsid w:val="002C06E5"/>
    <w:rsid w:val="002C5A17"/>
    <w:rsid w:val="002D33F8"/>
    <w:rsid w:val="002E211C"/>
    <w:rsid w:val="002E37E4"/>
    <w:rsid w:val="002E7475"/>
    <w:rsid w:val="00305E13"/>
    <w:rsid w:val="00310813"/>
    <w:rsid w:val="00312248"/>
    <w:rsid w:val="0031679F"/>
    <w:rsid w:val="003235B4"/>
    <w:rsid w:val="003305E4"/>
    <w:rsid w:val="003310B6"/>
    <w:rsid w:val="0033582E"/>
    <w:rsid w:val="00336472"/>
    <w:rsid w:val="00337F22"/>
    <w:rsid w:val="003442A2"/>
    <w:rsid w:val="00356818"/>
    <w:rsid w:val="003606E4"/>
    <w:rsid w:val="0037424A"/>
    <w:rsid w:val="00376A0E"/>
    <w:rsid w:val="00390009"/>
    <w:rsid w:val="003B032D"/>
    <w:rsid w:val="003E0D1F"/>
    <w:rsid w:val="003F3DD8"/>
    <w:rsid w:val="003F7F0F"/>
    <w:rsid w:val="00406B19"/>
    <w:rsid w:val="00426392"/>
    <w:rsid w:val="00427765"/>
    <w:rsid w:val="00431B8D"/>
    <w:rsid w:val="00434E77"/>
    <w:rsid w:val="00440ADA"/>
    <w:rsid w:val="00442FB0"/>
    <w:rsid w:val="0044351E"/>
    <w:rsid w:val="00443673"/>
    <w:rsid w:val="00454E3E"/>
    <w:rsid w:val="00457AD1"/>
    <w:rsid w:val="00463971"/>
    <w:rsid w:val="004842BA"/>
    <w:rsid w:val="00495693"/>
    <w:rsid w:val="00496888"/>
    <w:rsid w:val="004974E9"/>
    <w:rsid w:val="004A33AD"/>
    <w:rsid w:val="004A5588"/>
    <w:rsid w:val="004B1377"/>
    <w:rsid w:val="004C334F"/>
    <w:rsid w:val="004F090F"/>
    <w:rsid w:val="004F6C51"/>
    <w:rsid w:val="00511E92"/>
    <w:rsid w:val="00516FD9"/>
    <w:rsid w:val="00520BF3"/>
    <w:rsid w:val="0052400B"/>
    <w:rsid w:val="00524383"/>
    <w:rsid w:val="0053440D"/>
    <w:rsid w:val="0053532C"/>
    <w:rsid w:val="00540DAA"/>
    <w:rsid w:val="005461B8"/>
    <w:rsid w:val="0054707C"/>
    <w:rsid w:val="00547B9A"/>
    <w:rsid w:val="0055169D"/>
    <w:rsid w:val="00552BB5"/>
    <w:rsid w:val="00554174"/>
    <w:rsid w:val="00554ABB"/>
    <w:rsid w:val="00581651"/>
    <w:rsid w:val="00582165"/>
    <w:rsid w:val="00582916"/>
    <w:rsid w:val="005A357E"/>
    <w:rsid w:val="005C089A"/>
    <w:rsid w:val="005D0ED7"/>
    <w:rsid w:val="005D599C"/>
    <w:rsid w:val="005D6975"/>
    <w:rsid w:val="005E4744"/>
    <w:rsid w:val="005F647F"/>
    <w:rsid w:val="00601AF1"/>
    <w:rsid w:val="00615DE7"/>
    <w:rsid w:val="00630E2E"/>
    <w:rsid w:val="0063305F"/>
    <w:rsid w:val="006330E3"/>
    <w:rsid w:val="006643F5"/>
    <w:rsid w:val="00673187"/>
    <w:rsid w:val="006A5676"/>
    <w:rsid w:val="006A6D11"/>
    <w:rsid w:val="006B5674"/>
    <w:rsid w:val="006C011B"/>
    <w:rsid w:val="006C0E8F"/>
    <w:rsid w:val="006C110D"/>
    <w:rsid w:val="006C4A9B"/>
    <w:rsid w:val="006D514C"/>
    <w:rsid w:val="006F4F0C"/>
    <w:rsid w:val="006F7FF3"/>
    <w:rsid w:val="007256D4"/>
    <w:rsid w:val="007446B5"/>
    <w:rsid w:val="007545A9"/>
    <w:rsid w:val="00754E0D"/>
    <w:rsid w:val="00780D6C"/>
    <w:rsid w:val="00782D94"/>
    <w:rsid w:val="0079039C"/>
    <w:rsid w:val="007967B3"/>
    <w:rsid w:val="007A0CF1"/>
    <w:rsid w:val="007B5F42"/>
    <w:rsid w:val="007C08C2"/>
    <w:rsid w:val="007C3D6E"/>
    <w:rsid w:val="007C5EA3"/>
    <w:rsid w:val="007D16B9"/>
    <w:rsid w:val="007D30A1"/>
    <w:rsid w:val="007D4014"/>
    <w:rsid w:val="007E381A"/>
    <w:rsid w:val="007E7772"/>
    <w:rsid w:val="007F1A6C"/>
    <w:rsid w:val="007F2FA8"/>
    <w:rsid w:val="008129AF"/>
    <w:rsid w:val="008144F9"/>
    <w:rsid w:val="00822361"/>
    <w:rsid w:val="00823C85"/>
    <w:rsid w:val="00824D3A"/>
    <w:rsid w:val="008305B7"/>
    <w:rsid w:val="008509DA"/>
    <w:rsid w:val="00870A65"/>
    <w:rsid w:val="00890F8C"/>
    <w:rsid w:val="00894C41"/>
    <w:rsid w:val="00897217"/>
    <w:rsid w:val="00897617"/>
    <w:rsid w:val="008A1627"/>
    <w:rsid w:val="008B2CE6"/>
    <w:rsid w:val="008F147E"/>
    <w:rsid w:val="00901D8A"/>
    <w:rsid w:val="0090637A"/>
    <w:rsid w:val="00912533"/>
    <w:rsid w:val="00921C45"/>
    <w:rsid w:val="00922EB5"/>
    <w:rsid w:val="009247A1"/>
    <w:rsid w:val="009309E7"/>
    <w:rsid w:val="00931D45"/>
    <w:rsid w:val="0093216D"/>
    <w:rsid w:val="00942529"/>
    <w:rsid w:val="00943DA1"/>
    <w:rsid w:val="009551CE"/>
    <w:rsid w:val="009620B0"/>
    <w:rsid w:val="009632D6"/>
    <w:rsid w:val="009673F1"/>
    <w:rsid w:val="009724E9"/>
    <w:rsid w:val="00975447"/>
    <w:rsid w:val="00976D35"/>
    <w:rsid w:val="009860ED"/>
    <w:rsid w:val="00991442"/>
    <w:rsid w:val="00997D97"/>
    <w:rsid w:val="009B0358"/>
    <w:rsid w:val="009B2EDB"/>
    <w:rsid w:val="009B3908"/>
    <w:rsid w:val="009B62C5"/>
    <w:rsid w:val="009C3DFD"/>
    <w:rsid w:val="009D27B0"/>
    <w:rsid w:val="009D6226"/>
    <w:rsid w:val="009E227E"/>
    <w:rsid w:val="009E4EB5"/>
    <w:rsid w:val="009F2DA4"/>
    <w:rsid w:val="009F3DFB"/>
    <w:rsid w:val="00A172A9"/>
    <w:rsid w:val="00A26B27"/>
    <w:rsid w:val="00A31BC8"/>
    <w:rsid w:val="00A33B18"/>
    <w:rsid w:val="00A40A21"/>
    <w:rsid w:val="00A7330D"/>
    <w:rsid w:val="00A73CB8"/>
    <w:rsid w:val="00A83CF8"/>
    <w:rsid w:val="00A91DDB"/>
    <w:rsid w:val="00AC4A36"/>
    <w:rsid w:val="00AD37BC"/>
    <w:rsid w:val="00AE661A"/>
    <w:rsid w:val="00AF2C1E"/>
    <w:rsid w:val="00AF3F61"/>
    <w:rsid w:val="00AF5404"/>
    <w:rsid w:val="00B14861"/>
    <w:rsid w:val="00B20681"/>
    <w:rsid w:val="00B23BCF"/>
    <w:rsid w:val="00B46BB7"/>
    <w:rsid w:val="00B502ED"/>
    <w:rsid w:val="00B51BE1"/>
    <w:rsid w:val="00B559D8"/>
    <w:rsid w:val="00B655A5"/>
    <w:rsid w:val="00B7209F"/>
    <w:rsid w:val="00B73A73"/>
    <w:rsid w:val="00B74711"/>
    <w:rsid w:val="00B75D60"/>
    <w:rsid w:val="00B75E80"/>
    <w:rsid w:val="00B86B69"/>
    <w:rsid w:val="00B916F9"/>
    <w:rsid w:val="00BA361B"/>
    <w:rsid w:val="00BB3EBC"/>
    <w:rsid w:val="00BD3669"/>
    <w:rsid w:val="00BE1B30"/>
    <w:rsid w:val="00BF1A85"/>
    <w:rsid w:val="00BF2628"/>
    <w:rsid w:val="00C2199A"/>
    <w:rsid w:val="00C21B82"/>
    <w:rsid w:val="00C24B3A"/>
    <w:rsid w:val="00C31B80"/>
    <w:rsid w:val="00C34210"/>
    <w:rsid w:val="00C44DFC"/>
    <w:rsid w:val="00C5367A"/>
    <w:rsid w:val="00C549C7"/>
    <w:rsid w:val="00C62554"/>
    <w:rsid w:val="00C6651F"/>
    <w:rsid w:val="00C7040D"/>
    <w:rsid w:val="00C85746"/>
    <w:rsid w:val="00CA043C"/>
    <w:rsid w:val="00CA2414"/>
    <w:rsid w:val="00CA2F36"/>
    <w:rsid w:val="00CA36DC"/>
    <w:rsid w:val="00CB3FF5"/>
    <w:rsid w:val="00CC0DD0"/>
    <w:rsid w:val="00CC3EBE"/>
    <w:rsid w:val="00CD089F"/>
    <w:rsid w:val="00CE1272"/>
    <w:rsid w:val="00CF38FC"/>
    <w:rsid w:val="00D1405A"/>
    <w:rsid w:val="00D24EAA"/>
    <w:rsid w:val="00D258F7"/>
    <w:rsid w:val="00D37967"/>
    <w:rsid w:val="00D42873"/>
    <w:rsid w:val="00D711E8"/>
    <w:rsid w:val="00D7201A"/>
    <w:rsid w:val="00D76F54"/>
    <w:rsid w:val="00D845B6"/>
    <w:rsid w:val="00D856F0"/>
    <w:rsid w:val="00DA0CAC"/>
    <w:rsid w:val="00DA425E"/>
    <w:rsid w:val="00DC23D3"/>
    <w:rsid w:val="00DC431B"/>
    <w:rsid w:val="00DC6B02"/>
    <w:rsid w:val="00DE45EB"/>
    <w:rsid w:val="00E00FE2"/>
    <w:rsid w:val="00E14247"/>
    <w:rsid w:val="00E236F3"/>
    <w:rsid w:val="00E2552D"/>
    <w:rsid w:val="00E275DD"/>
    <w:rsid w:val="00E32BDC"/>
    <w:rsid w:val="00E43827"/>
    <w:rsid w:val="00E51A7E"/>
    <w:rsid w:val="00E57A9B"/>
    <w:rsid w:val="00E646D1"/>
    <w:rsid w:val="00E730D0"/>
    <w:rsid w:val="00E80018"/>
    <w:rsid w:val="00E861CE"/>
    <w:rsid w:val="00E917D5"/>
    <w:rsid w:val="00E97EFB"/>
    <w:rsid w:val="00EA7093"/>
    <w:rsid w:val="00EB096A"/>
    <w:rsid w:val="00EB104B"/>
    <w:rsid w:val="00EB1B3B"/>
    <w:rsid w:val="00EB3E75"/>
    <w:rsid w:val="00EB48D8"/>
    <w:rsid w:val="00EC5164"/>
    <w:rsid w:val="00EC7461"/>
    <w:rsid w:val="00ED02DC"/>
    <w:rsid w:val="00ED3391"/>
    <w:rsid w:val="00EF2FA4"/>
    <w:rsid w:val="00F13945"/>
    <w:rsid w:val="00F13B9D"/>
    <w:rsid w:val="00F13FE7"/>
    <w:rsid w:val="00F174F1"/>
    <w:rsid w:val="00F22979"/>
    <w:rsid w:val="00F27F0C"/>
    <w:rsid w:val="00F339B6"/>
    <w:rsid w:val="00F4075F"/>
    <w:rsid w:val="00F420E2"/>
    <w:rsid w:val="00F43CA2"/>
    <w:rsid w:val="00F46F54"/>
    <w:rsid w:val="00F51E01"/>
    <w:rsid w:val="00F541AE"/>
    <w:rsid w:val="00F570B9"/>
    <w:rsid w:val="00F603CD"/>
    <w:rsid w:val="00F76440"/>
    <w:rsid w:val="00F913CD"/>
    <w:rsid w:val="00F95F3A"/>
    <w:rsid w:val="00FA26E3"/>
    <w:rsid w:val="00FA2AC6"/>
    <w:rsid w:val="00FB26EB"/>
    <w:rsid w:val="00FB65CD"/>
    <w:rsid w:val="00FC52FD"/>
    <w:rsid w:val="00FE0CA4"/>
    <w:rsid w:val="00FE59F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A7A8F"/>
  <w15:chartTrackingRefBased/>
  <w15:docId w15:val="{8269D2E7-ED37-8C49-97BF-F2464EF39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01AF1"/>
    <w:pPr>
      <w:spacing w:before="100" w:beforeAutospacing="1" w:after="100" w:afterAutospacing="1"/>
    </w:pPr>
    <w:rPr>
      <w:rFonts w:ascii="Times New Roman" w:eastAsia="Times New Roman" w:hAnsi="Times New Roman" w:cs="Times New Roman"/>
      <w:kern w:val="0"/>
      <w:lang w:eastAsia="en-GB"/>
      <w14:ligatures w14:val="none"/>
    </w:rPr>
  </w:style>
  <w:style w:type="paragraph" w:styleId="FootnoteText">
    <w:name w:val="footnote text"/>
    <w:basedOn w:val="Normal"/>
    <w:link w:val="FootnoteTextChar"/>
    <w:uiPriority w:val="99"/>
    <w:semiHidden/>
    <w:unhideWhenUsed/>
    <w:rsid w:val="005461B8"/>
    <w:rPr>
      <w:sz w:val="20"/>
      <w:szCs w:val="20"/>
    </w:rPr>
  </w:style>
  <w:style w:type="character" w:customStyle="1" w:styleId="FootnoteTextChar">
    <w:name w:val="Footnote Text Char"/>
    <w:basedOn w:val="DefaultParagraphFont"/>
    <w:link w:val="FootnoteText"/>
    <w:uiPriority w:val="99"/>
    <w:semiHidden/>
    <w:rsid w:val="005461B8"/>
    <w:rPr>
      <w:sz w:val="20"/>
      <w:szCs w:val="20"/>
    </w:rPr>
  </w:style>
  <w:style w:type="character" w:styleId="FootnoteReference">
    <w:name w:val="footnote reference"/>
    <w:basedOn w:val="DefaultParagraphFont"/>
    <w:uiPriority w:val="99"/>
    <w:semiHidden/>
    <w:unhideWhenUsed/>
    <w:rsid w:val="005461B8"/>
    <w:rPr>
      <w:vertAlign w:val="superscript"/>
    </w:rPr>
  </w:style>
  <w:style w:type="character" w:styleId="CommentReference">
    <w:name w:val="annotation reference"/>
    <w:basedOn w:val="DefaultParagraphFont"/>
    <w:uiPriority w:val="99"/>
    <w:semiHidden/>
    <w:unhideWhenUsed/>
    <w:rsid w:val="0052400B"/>
    <w:rPr>
      <w:sz w:val="16"/>
      <w:szCs w:val="16"/>
    </w:rPr>
  </w:style>
  <w:style w:type="paragraph" w:styleId="CommentText">
    <w:name w:val="annotation text"/>
    <w:basedOn w:val="Normal"/>
    <w:link w:val="CommentTextChar"/>
    <w:uiPriority w:val="99"/>
    <w:semiHidden/>
    <w:unhideWhenUsed/>
    <w:rsid w:val="0052400B"/>
    <w:rPr>
      <w:sz w:val="20"/>
      <w:szCs w:val="20"/>
    </w:rPr>
  </w:style>
  <w:style w:type="character" w:customStyle="1" w:styleId="CommentTextChar">
    <w:name w:val="Comment Text Char"/>
    <w:basedOn w:val="DefaultParagraphFont"/>
    <w:link w:val="CommentText"/>
    <w:uiPriority w:val="99"/>
    <w:semiHidden/>
    <w:rsid w:val="0052400B"/>
    <w:rPr>
      <w:sz w:val="20"/>
      <w:szCs w:val="20"/>
    </w:rPr>
  </w:style>
  <w:style w:type="paragraph" w:styleId="CommentSubject">
    <w:name w:val="annotation subject"/>
    <w:basedOn w:val="CommentText"/>
    <w:next w:val="CommentText"/>
    <w:link w:val="CommentSubjectChar"/>
    <w:uiPriority w:val="99"/>
    <w:semiHidden/>
    <w:unhideWhenUsed/>
    <w:rsid w:val="0052400B"/>
    <w:rPr>
      <w:b/>
      <w:bCs/>
    </w:rPr>
  </w:style>
  <w:style w:type="character" w:customStyle="1" w:styleId="CommentSubjectChar">
    <w:name w:val="Comment Subject Char"/>
    <w:basedOn w:val="CommentTextChar"/>
    <w:link w:val="CommentSubject"/>
    <w:uiPriority w:val="99"/>
    <w:semiHidden/>
    <w:rsid w:val="0052400B"/>
    <w:rPr>
      <w:b/>
      <w:bCs/>
      <w:sz w:val="20"/>
      <w:szCs w:val="20"/>
    </w:rPr>
  </w:style>
  <w:style w:type="paragraph" w:styleId="BalloonText">
    <w:name w:val="Balloon Text"/>
    <w:basedOn w:val="Normal"/>
    <w:link w:val="BalloonTextChar"/>
    <w:uiPriority w:val="99"/>
    <w:semiHidden/>
    <w:unhideWhenUsed/>
    <w:rsid w:val="005240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400B"/>
    <w:rPr>
      <w:rFonts w:ascii="Segoe UI" w:hAnsi="Segoe UI" w:cs="Segoe UI"/>
      <w:sz w:val="18"/>
      <w:szCs w:val="18"/>
    </w:rPr>
  </w:style>
  <w:style w:type="paragraph" w:styleId="Revision">
    <w:name w:val="Revision"/>
    <w:hidden/>
    <w:uiPriority w:val="99"/>
    <w:semiHidden/>
    <w:rsid w:val="00782D94"/>
  </w:style>
  <w:style w:type="character" w:styleId="Hyperlink">
    <w:name w:val="Hyperlink"/>
    <w:basedOn w:val="DefaultParagraphFont"/>
    <w:uiPriority w:val="99"/>
    <w:unhideWhenUsed/>
    <w:rsid w:val="007C5EA3"/>
    <w:rPr>
      <w:color w:val="0563C1" w:themeColor="hyperlink"/>
      <w:u w:val="single"/>
    </w:rPr>
  </w:style>
  <w:style w:type="character" w:styleId="UnresolvedMention">
    <w:name w:val="Unresolved Mention"/>
    <w:basedOn w:val="DefaultParagraphFont"/>
    <w:uiPriority w:val="99"/>
    <w:semiHidden/>
    <w:unhideWhenUsed/>
    <w:rsid w:val="00E80018"/>
    <w:rPr>
      <w:color w:val="605E5C"/>
      <w:shd w:val="clear" w:color="auto" w:fill="E1DFDD"/>
    </w:rPr>
  </w:style>
  <w:style w:type="paragraph" w:styleId="z-TopofForm">
    <w:name w:val="HTML Top of Form"/>
    <w:basedOn w:val="Normal"/>
    <w:next w:val="Normal"/>
    <w:link w:val="z-TopofFormChar"/>
    <w:hidden/>
    <w:uiPriority w:val="99"/>
    <w:semiHidden/>
    <w:unhideWhenUsed/>
    <w:rsid w:val="0044351E"/>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44351E"/>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44351E"/>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44351E"/>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115035">
      <w:bodyDiv w:val="1"/>
      <w:marLeft w:val="0"/>
      <w:marRight w:val="0"/>
      <w:marTop w:val="0"/>
      <w:marBottom w:val="0"/>
      <w:divBdr>
        <w:top w:val="none" w:sz="0" w:space="0" w:color="auto"/>
        <w:left w:val="none" w:sz="0" w:space="0" w:color="auto"/>
        <w:bottom w:val="none" w:sz="0" w:space="0" w:color="auto"/>
        <w:right w:val="none" w:sz="0" w:space="0" w:color="auto"/>
      </w:divBdr>
      <w:divsChild>
        <w:div w:id="264072003">
          <w:marLeft w:val="0"/>
          <w:marRight w:val="0"/>
          <w:marTop w:val="0"/>
          <w:marBottom w:val="0"/>
          <w:divBdr>
            <w:top w:val="single" w:sz="2" w:space="0" w:color="E3E3E3"/>
            <w:left w:val="single" w:sz="2" w:space="0" w:color="E3E3E3"/>
            <w:bottom w:val="single" w:sz="2" w:space="0" w:color="E3E3E3"/>
            <w:right w:val="single" w:sz="2" w:space="0" w:color="E3E3E3"/>
          </w:divBdr>
          <w:divsChild>
            <w:div w:id="165902868">
              <w:marLeft w:val="0"/>
              <w:marRight w:val="0"/>
              <w:marTop w:val="0"/>
              <w:marBottom w:val="0"/>
              <w:divBdr>
                <w:top w:val="single" w:sz="2" w:space="0" w:color="E3E3E3"/>
                <w:left w:val="single" w:sz="2" w:space="0" w:color="E3E3E3"/>
                <w:bottom w:val="single" w:sz="2" w:space="0" w:color="E3E3E3"/>
                <w:right w:val="single" w:sz="2" w:space="0" w:color="E3E3E3"/>
              </w:divBdr>
              <w:divsChild>
                <w:div w:id="1184906498">
                  <w:marLeft w:val="0"/>
                  <w:marRight w:val="0"/>
                  <w:marTop w:val="0"/>
                  <w:marBottom w:val="0"/>
                  <w:divBdr>
                    <w:top w:val="single" w:sz="2" w:space="0" w:color="E3E3E3"/>
                    <w:left w:val="single" w:sz="2" w:space="0" w:color="E3E3E3"/>
                    <w:bottom w:val="single" w:sz="2" w:space="0" w:color="E3E3E3"/>
                    <w:right w:val="single" w:sz="2" w:space="0" w:color="E3E3E3"/>
                  </w:divBdr>
                  <w:divsChild>
                    <w:div w:id="210726922">
                      <w:marLeft w:val="0"/>
                      <w:marRight w:val="0"/>
                      <w:marTop w:val="0"/>
                      <w:marBottom w:val="0"/>
                      <w:divBdr>
                        <w:top w:val="single" w:sz="2" w:space="0" w:color="E3E3E3"/>
                        <w:left w:val="single" w:sz="2" w:space="0" w:color="E3E3E3"/>
                        <w:bottom w:val="single" w:sz="2" w:space="0" w:color="E3E3E3"/>
                        <w:right w:val="single" w:sz="2" w:space="0" w:color="E3E3E3"/>
                      </w:divBdr>
                      <w:divsChild>
                        <w:div w:id="859902133">
                          <w:marLeft w:val="0"/>
                          <w:marRight w:val="0"/>
                          <w:marTop w:val="0"/>
                          <w:marBottom w:val="0"/>
                          <w:divBdr>
                            <w:top w:val="single" w:sz="2" w:space="0" w:color="E3E3E3"/>
                            <w:left w:val="single" w:sz="2" w:space="0" w:color="E3E3E3"/>
                            <w:bottom w:val="single" w:sz="2" w:space="0" w:color="E3E3E3"/>
                            <w:right w:val="single" w:sz="2" w:space="0" w:color="E3E3E3"/>
                          </w:divBdr>
                          <w:divsChild>
                            <w:div w:id="541595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034966873">
                                  <w:marLeft w:val="0"/>
                                  <w:marRight w:val="0"/>
                                  <w:marTop w:val="0"/>
                                  <w:marBottom w:val="0"/>
                                  <w:divBdr>
                                    <w:top w:val="single" w:sz="2" w:space="0" w:color="E3E3E3"/>
                                    <w:left w:val="single" w:sz="2" w:space="0" w:color="E3E3E3"/>
                                    <w:bottom w:val="single" w:sz="2" w:space="0" w:color="E3E3E3"/>
                                    <w:right w:val="single" w:sz="2" w:space="0" w:color="E3E3E3"/>
                                  </w:divBdr>
                                  <w:divsChild>
                                    <w:div w:id="2122264257">
                                      <w:marLeft w:val="0"/>
                                      <w:marRight w:val="0"/>
                                      <w:marTop w:val="0"/>
                                      <w:marBottom w:val="0"/>
                                      <w:divBdr>
                                        <w:top w:val="single" w:sz="2" w:space="0" w:color="E3E3E3"/>
                                        <w:left w:val="single" w:sz="2" w:space="0" w:color="E3E3E3"/>
                                        <w:bottom w:val="single" w:sz="2" w:space="0" w:color="E3E3E3"/>
                                        <w:right w:val="single" w:sz="2" w:space="0" w:color="E3E3E3"/>
                                      </w:divBdr>
                                      <w:divsChild>
                                        <w:div w:id="1603800432">
                                          <w:marLeft w:val="0"/>
                                          <w:marRight w:val="0"/>
                                          <w:marTop w:val="0"/>
                                          <w:marBottom w:val="0"/>
                                          <w:divBdr>
                                            <w:top w:val="single" w:sz="2" w:space="0" w:color="E3E3E3"/>
                                            <w:left w:val="single" w:sz="2" w:space="0" w:color="E3E3E3"/>
                                            <w:bottom w:val="single" w:sz="2" w:space="0" w:color="E3E3E3"/>
                                            <w:right w:val="single" w:sz="2" w:space="0" w:color="E3E3E3"/>
                                          </w:divBdr>
                                          <w:divsChild>
                                            <w:div w:id="1398015489">
                                              <w:marLeft w:val="0"/>
                                              <w:marRight w:val="0"/>
                                              <w:marTop w:val="0"/>
                                              <w:marBottom w:val="0"/>
                                              <w:divBdr>
                                                <w:top w:val="single" w:sz="2" w:space="0" w:color="E3E3E3"/>
                                                <w:left w:val="single" w:sz="2" w:space="0" w:color="E3E3E3"/>
                                                <w:bottom w:val="single" w:sz="2" w:space="0" w:color="E3E3E3"/>
                                                <w:right w:val="single" w:sz="2" w:space="0" w:color="E3E3E3"/>
                                              </w:divBdr>
                                              <w:divsChild>
                                                <w:div w:id="664238277">
                                                  <w:marLeft w:val="0"/>
                                                  <w:marRight w:val="0"/>
                                                  <w:marTop w:val="0"/>
                                                  <w:marBottom w:val="0"/>
                                                  <w:divBdr>
                                                    <w:top w:val="single" w:sz="2" w:space="0" w:color="E3E3E3"/>
                                                    <w:left w:val="single" w:sz="2" w:space="0" w:color="E3E3E3"/>
                                                    <w:bottom w:val="single" w:sz="2" w:space="0" w:color="E3E3E3"/>
                                                    <w:right w:val="single" w:sz="2" w:space="0" w:color="E3E3E3"/>
                                                  </w:divBdr>
                                                  <w:divsChild>
                                                    <w:div w:id="1313828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419380">
          <w:marLeft w:val="0"/>
          <w:marRight w:val="0"/>
          <w:marTop w:val="0"/>
          <w:marBottom w:val="0"/>
          <w:divBdr>
            <w:top w:val="none" w:sz="0" w:space="0" w:color="auto"/>
            <w:left w:val="none" w:sz="0" w:space="0" w:color="auto"/>
            <w:bottom w:val="none" w:sz="0" w:space="0" w:color="auto"/>
            <w:right w:val="none" w:sz="0" w:space="0" w:color="auto"/>
          </w:divBdr>
          <w:divsChild>
            <w:div w:id="1972666259">
              <w:marLeft w:val="0"/>
              <w:marRight w:val="0"/>
              <w:marTop w:val="0"/>
              <w:marBottom w:val="0"/>
              <w:divBdr>
                <w:top w:val="single" w:sz="2" w:space="0" w:color="E3E3E3"/>
                <w:left w:val="single" w:sz="2" w:space="0" w:color="E3E3E3"/>
                <w:bottom w:val="single" w:sz="2" w:space="0" w:color="E3E3E3"/>
                <w:right w:val="single" w:sz="2" w:space="0" w:color="E3E3E3"/>
              </w:divBdr>
              <w:divsChild>
                <w:div w:id="194393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6071732">
      <w:bodyDiv w:val="1"/>
      <w:marLeft w:val="0"/>
      <w:marRight w:val="0"/>
      <w:marTop w:val="0"/>
      <w:marBottom w:val="0"/>
      <w:divBdr>
        <w:top w:val="none" w:sz="0" w:space="0" w:color="auto"/>
        <w:left w:val="none" w:sz="0" w:space="0" w:color="auto"/>
        <w:bottom w:val="none" w:sz="0" w:space="0" w:color="auto"/>
        <w:right w:val="none" w:sz="0" w:space="0" w:color="auto"/>
      </w:divBdr>
    </w:div>
    <w:div w:id="221796889">
      <w:bodyDiv w:val="1"/>
      <w:marLeft w:val="0"/>
      <w:marRight w:val="0"/>
      <w:marTop w:val="0"/>
      <w:marBottom w:val="0"/>
      <w:divBdr>
        <w:top w:val="none" w:sz="0" w:space="0" w:color="auto"/>
        <w:left w:val="none" w:sz="0" w:space="0" w:color="auto"/>
        <w:bottom w:val="none" w:sz="0" w:space="0" w:color="auto"/>
        <w:right w:val="none" w:sz="0" w:space="0" w:color="auto"/>
      </w:divBdr>
      <w:divsChild>
        <w:div w:id="1813909281">
          <w:marLeft w:val="0"/>
          <w:marRight w:val="0"/>
          <w:marTop w:val="0"/>
          <w:marBottom w:val="0"/>
          <w:divBdr>
            <w:top w:val="single" w:sz="2" w:space="0" w:color="E3E3E3"/>
            <w:left w:val="single" w:sz="2" w:space="0" w:color="E3E3E3"/>
            <w:bottom w:val="single" w:sz="2" w:space="0" w:color="E3E3E3"/>
            <w:right w:val="single" w:sz="2" w:space="0" w:color="E3E3E3"/>
          </w:divBdr>
          <w:divsChild>
            <w:div w:id="1471824877">
              <w:marLeft w:val="0"/>
              <w:marRight w:val="0"/>
              <w:marTop w:val="0"/>
              <w:marBottom w:val="0"/>
              <w:divBdr>
                <w:top w:val="single" w:sz="2" w:space="0" w:color="E3E3E3"/>
                <w:left w:val="single" w:sz="2" w:space="0" w:color="E3E3E3"/>
                <w:bottom w:val="single" w:sz="2" w:space="0" w:color="E3E3E3"/>
                <w:right w:val="single" w:sz="2" w:space="0" w:color="E3E3E3"/>
              </w:divBdr>
              <w:divsChild>
                <w:div w:id="1860314240">
                  <w:marLeft w:val="0"/>
                  <w:marRight w:val="0"/>
                  <w:marTop w:val="0"/>
                  <w:marBottom w:val="0"/>
                  <w:divBdr>
                    <w:top w:val="single" w:sz="2" w:space="0" w:color="E3E3E3"/>
                    <w:left w:val="single" w:sz="2" w:space="0" w:color="E3E3E3"/>
                    <w:bottom w:val="single" w:sz="2" w:space="0" w:color="E3E3E3"/>
                    <w:right w:val="single" w:sz="2" w:space="0" w:color="E3E3E3"/>
                  </w:divBdr>
                  <w:divsChild>
                    <w:div w:id="1550609498">
                      <w:marLeft w:val="0"/>
                      <w:marRight w:val="0"/>
                      <w:marTop w:val="0"/>
                      <w:marBottom w:val="0"/>
                      <w:divBdr>
                        <w:top w:val="single" w:sz="2" w:space="0" w:color="E3E3E3"/>
                        <w:left w:val="single" w:sz="2" w:space="0" w:color="E3E3E3"/>
                        <w:bottom w:val="single" w:sz="2" w:space="0" w:color="E3E3E3"/>
                        <w:right w:val="single" w:sz="2" w:space="0" w:color="E3E3E3"/>
                      </w:divBdr>
                      <w:divsChild>
                        <w:div w:id="1437091957">
                          <w:marLeft w:val="0"/>
                          <w:marRight w:val="0"/>
                          <w:marTop w:val="0"/>
                          <w:marBottom w:val="0"/>
                          <w:divBdr>
                            <w:top w:val="single" w:sz="2" w:space="0" w:color="E3E3E3"/>
                            <w:left w:val="single" w:sz="2" w:space="0" w:color="E3E3E3"/>
                            <w:bottom w:val="single" w:sz="2" w:space="0" w:color="E3E3E3"/>
                            <w:right w:val="single" w:sz="2" w:space="0" w:color="E3E3E3"/>
                          </w:divBdr>
                          <w:divsChild>
                            <w:div w:id="1530756364">
                              <w:marLeft w:val="0"/>
                              <w:marRight w:val="0"/>
                              <w:marTop w:val="100"/>
                              <w:marBottom w:val="100"/>
                              <w:divBdr>
                                <w:top w:val="single" w:sz="2" w:space="0" w:color="E3E3E3"/>
                                <w:left w:val="single" w:sz="2" w:space="0" w:color="E3E3E3"/>
                                <w:bottom w:val="single" w:sz="2" w:space="0" w:color="E3E3E3"/>
                                <w:right w:val="single" w:sz="2" w:space="0" w:color="E3E3E3"/>
                              </w:divBdr>
                              <w:divsChild>
                                <w:div w:id="382221008">
                                  <w:marLeft w:val="0"/>
                                  <w:marRight w:val="0"/>
                                  <w:marTop w:val="0"/>
                                  <w:marBottom w:val="0"/>
                                  <w:divBdr>
                                    <w:top w:val="single" w:sz="2" w:space="0" w:color="E3E3E3"/>
                                    <w:left w:val="single" w:sz="2" w:space="0" w:color="E3E3E3"/>
                                    <w:bottom w:val="single" w:sz="2" w:space="0" w:color="E3E3E3"/>
                                    <w:right w:val="single" w:sz="2" w:space="0" w:color="E3E3E3"/>
                                  </w:divBdr>
                                  <w:divsChild>
                                    <w:div w:id="2034190231">
                                      <w:marLeft w:val="0"/>
                                      <w:marRight w:val="0"/>
                                      <w:marTop w:val="0"/>
                                      <w:marBottom w:val="0"/>
                                      <w:divBdr>
                                        <w:top w:val="single" w:sz="2" w:space="0" w:color="E3E3E3"/>
                                        <w:left w:val="single" w:sz="2" w:space="0" w:color="E3E3E3"/>
                                        <w:bottom w:val="single" w:sz="2" w:space="0" w:color="E3E3E3"/>
                                        <w:right w:val="single" w:sz="2" w:space="0" w:color="E3E3E3"/>
                                      </w:divBdr>
                                      <w:divsChild>
                                        <w:div w:id="426535887">
                                          <w:marLeft w:val="0"/>
                                          <w:marRight w:val="0"/>
                                          <w:marTop w:val="0"/>
                                          <w:marBottom w:val="0"/>
                                          <w:divBdr>
                                            <w:top w:val="single" w:sz="2" w:space="0" w:color="E3E3E3"/>
                                            <w:left w:val="single" w:sz="2" w:space="0" w:color="E3E3E3"/>
                                            <w:bottom w:val="single" w:sz="2" w:space="0" w:color="E3E3E3"/>
                                            <w:right w:val="single" w:sz="2" w:space="0" w:color="E3E3E3"/>
                                          </w:divBdr>
                                          <w:divsChild>
                                            <w:div w:id="451826444">
                                              <w:marLeft w:val="0"/>
                                              <w:marRight w:val="0"/>
                                              <w:marTop w:val="0"/>
                                              <w:marBottom w:val="0"/>
                                              <w:divBdr>
                                                <w:top w:val="single" w:sz="2" w:space="0" w:color="E3E3E3"/>
                                                <w:left w:val="single" w:sz="2" w:space="0" w:color="E3E3E3"/>
                                                <w:bottom w:val="single" w:sz="2" w:space="0" w:color="E3E3E3"/>
                                                <w:right w:val="single" w:sz="2" w:space="0" w:color="E3E3E3"/>
                                              </w:divBdr>
                                              <w:divsChild>
                                                <w:div w:id="1273391599">
                                                  <w:marLeft w:val="0"/>
                                                  <w:marRight w:val="0"/>
                                                  <w:marTop w:val="0"/>
                                                  <w:marBottom w:val="0"/>
                                                  <w:divBdr>
                                                    <w:top w:val="single" w:sz="2" w:space="0" w:color="E3E3E3"/>
                                                    <w:left w:val="single" w:sz="2" w:space="0" w:color="E3E3E3"/>
                                                    <w:bottom w:val="single" w:sz="2" w:space="0" w:color="E3E3E3"/>
                                                    <w:right w:val="single" w:sz="2" w:space="0" w:color="E3E3E3"/>
                                                  </w:divBdr>
                                                  <w:divsChild>
                                                    <w:div w:id="1668481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13483671">
          <w:marLeft w:val="0"/>
          <w:marRight w:val="0"/>
          <w:marTop w:val="0"/>
          <w:marBottom w:val="0"/>
          <w:divBdr>
            <w:top w:val="none" w:sz="0" w:space="0" w:color="auto"/>
            <w:left w:val="none" w:sz="0" w:space="0" w:color="auto"/>
            <w:bottom w:val="none" w:sz="0" w:space="0" w:color="auto"/>
            <w:right w:val="none" w:sz="0" w:space="0" w:color="auto"/>
          </w:divBdr>
          <w:divsChild>
            <w:div w:id="1761297173">
              <w:marLeft w:val="0"/>
              <w:marRight w:val="0"/>
              <w:marTop w:val="0"/>
              <w:marBottom w:val="0"/>
              <w:divBdr>
                <w:top w:val="single" w:sz="2" w:space="0" w:color="E3E3E3"/>
                <w:left w:val="single" w:sz="2" w:space="0" w:color="E3E3E3"/>
                <w:bottom w:val="single" w:sz="2" w:space="0" w:color="E3E3E3"/>
                <w:right w:val="single" w:sz="2" w:space="0" w:color="E3E3E3"/>
              </w:divBdr>
              <w:divsChild>
                <w:div w:id="2081293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31512837">
      <w:bodyDiv w:val="1"/>
      <w:marLeft w:val="0"/>
      <w:marRight w:val="0"/>
      <w:marTop w:val="0"/>
      <w:marBottom w:val="0"/>
      <w:divBdr>
        <w:top w:val="none" w:sz="0" w:space="0" w:color="auto"/>
        <w:left w:val="none" w:sz="0" w:space="0" w:color="auto"/>
        <w:bottom w:val="none" w:sz="0" w:space="0" w:color="auto"/>
        <w:right w:val="none" w:sz="0" w:space="0" w:color="auto"/>
      </w:divBdr>
      <w:divsChild>
        <w:div w:id="453402798">
          <w:marLeft w:val="0"/>
          <w:marRight w:val="0"/>
          <w:marTop w:val="0"/>
          <w:marBottom w:val="0"/>
          <w:divBdr>
            <w:top w:val="none" w:sz="0" w:space="0" w:color="auto"/>
            <w:left w:val="none" w:sz="0" w:space="0" w:color="auto"/>
            <w:bottom w:val="none" w:sz="0" w:space="0" w:color="auto"/>
            <w:right w:val="none" w:sz="0" w:space="0" w:color="auto"/>
          </w:divBdr>
          <w:divsChild>
            <w:div w:id="851456875">
              <w:marLeft w:val="0"/>
              <w:marRight w:val="0"/>
              <w:marTop w:val="0"/>
              <w:marBottom w:val="0"/>
              <w:divBdr>
                <w:top w:val="none" w:sz="0" w:space="0" w:color="auto"/>
                <w:left w:val="none" w:sz="0" w:space="0" w:color="auto"/>
                <w:bottom w:val="none" w:sz="0" w:space="0" w:color="auto"/>
                <w:right w:val="none" w:sz="0" w:space="0" w:color="auto"/>
              </w:divBdr>
              <w:divsChild>
                <w:div w:id="9935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77091">
      <w:bodyDiv w:val="1"/>
      <w:marLeft w:val="0"/>
      <w:marRight w:val="0"/>
      <w:marTop w:val="0"/>
      <w:marBottom w:val="0"/>
      <w:divBdr>
        <w:top w:val="none" w:sz="0" w:space="0" w:color="auto"/>
        <w:left w:val="none" w:sz="0" w:space="0" w:color="auto"/>
        <w:bottom w:val="none" w:sz="0" w:space="0" w:color="auto"/>
        <w:right w:val="none" w:sz="0" w:space="0" w:color="auto"/>
      </w:divBdr>
      <w:divsChild>
        <w:div w:id="1502238670">
          <w:marLeft w:val="0"/>
          <w:marRight w:val="0"/>
          <w:marTop w:val="0"/>
          <w:marBottom w:val="0"/>
          <w:divBdr>
            <w:top w:val="single" w:sz="2" w:space="0" w:color="D9D9E3"/>
            <w:left w:val="single" w:sz="2" w:space="0" w:color="D9D9E3"/>
            <w:bottom w:val="single" w:sz="2" w:space="0" w:color="D9D9E3"/>
            <w:right w:val="single" w:sz="2" w:space="0" w:color="D9D9E3"/>
          </w:divBdr>
          <w:divsChild>
            <w:div w:id="94985548">
              <w:marLeft w:val="0"/>
              <w:marRight w:val="0"/>
              <w:marTop w:val="100"/>
              <w:marBottom w:val="100"/>
              <w:divBdr>
                <w:top w:val="single" w:sz="2" w:space="0" w:color="D9D9E3"/>
                <w:left w:val="single" w:sz="2" w:space="0" w:color="D9D9E3"/>
                <w:bottom w:val="single" w:sz="2" w:space="0" w:color="D9D9E3"/>
                <w:right w:val="single" w:sz="2" w:space="0" w:color="D9D9E3"/>
              </w:divBdr>
              <w:divsChild>
                <w:div w:id="440032826">
                  <w:marLeft w:val="0"/>
                  <w:marRight w:val="0"/>
                  <w:marTop w:val="0"/>
                  <w:marBottom w:val="0"/>
                  <w:divBdr>
                    <w:top w:val="single" w:sz="2" w:space="0" w:color="D9D9E3"/>
                    <w:left w:val="single" w:sz="2" w:space="0" w:color="D9D9E3"/>
                    <w:bottom w:val="single" w:sz="2" w:space="0" w:color="D9D9E3"/>
                    <w:right w:val="single" w:sz="2" w:space="0" w:color="D9D9E3"/>
                  </w:divBdr>
                  <w:divsChild>
                    <w:div w:id="1457259581">
                      <w:marLeft w:val="0"/>
                      <w:marRight w:val="0"/>
                      <w:marTop w:val="0"/>
                      <w:marBottom w:val="0"/>
                      <w:divBdr>
                        <w:top w:val="single" w:sz="2" w:space="0" w:color="D9D9E3"/>
                        <w:left w:val="single" w:sz="2" w:space="0" w:color="D9D9E3"/>
                        <w:bottom w:val="single" w:sz="2" w:space="0" w:color="D9D9E3"/>
                        <w:right w:val="single" w:sz="2" w:space="0" w:color="D9D9E3"/>
                      </w:divBdr>
                      <w:divsChild>
                        <w:div w:id="566494848">
                          <w:marLeft w:val="0"/>
                          <w:marRight w:val="0"/>
                          <w:marTop w:val="0"/>
                          <w:marBottom w:val="0"/>
                          <w:divBdr>
                            <w:top w:val="single" w:sz="2" w:space="0" w:color="D9D9E3"/>
                            <w:left w:val="single" w:sz="2" w:space="0" w:color="D9D9E3"/>
                            <w:bottom w:val="single" w:sz="2" w:space="0" w:color="D9D9E3"/>
                            <w:right w:val="single" w:sz="2" w:space="0" w:color="D9D9E3"/>
                          </w:divBdr>
                          <w:divsChild>
                            <w:div w:id="22950609">
                              <w:marLeft w:val="0"/>
                              <w:marRight w:val="0"/>
                              <w:marTop w:val="0"/>
                              <w:marBottom w:val="0"/>
                              <w:divBdr>
                                <w:top w:val="single" w:sz="2" w:space="0" w:color="D9D9E3"/>
                                <w:left w:val="single" w:sz="2" w:space="0" w:color="D9D9E3"/>
                                <w:bottom w:val="single" w:sz="2" w:space="0" w:color="D9D9E3"/>
                                <w:right w:val="single" w:sz="2" w:space="0" w:color="D9D9E3"/>
                              </w:divBdr>
                              <w:divsChild>
                                <w:div w:id="1251087325">
                                  <w:marLeft w:val="0"/>
                                  <w:marRight w:val="0"/>
                                  <w:marTop w:val="0"/>
                                  <w:marBottom w:val="0"/>
                                  <w:divBdr>
                                    <w:top w:val="single" w:sz="2" w:space="0" w:color="D9D9E3"/>
                                    <w:left w:val="single" w:sz="2" w:space="0" w:color="D9D9E3"/>
                                    <w:bottom w:val="single" w:sz="2" w:space="0" w:color="D9D9E3"/>
                                    <w:right w:val="single" w:sz="2" w:space="0" w:color="D9D9E3"/>
                                  </w:divBdr>
                                  <w:divsChild>
                                    <w:div w:id="82740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3091957">
          <w:marLeft w:val="0"/>
          <w:marRight w:val="0"/>
          <w:marTop w:val="0"/>
          <w:marBottom w:val="0"/>
          <w:divBdr>
            <w:top w:val="single" w:sz="2" w:space="0" w:color="D9D9E3"/>
            <w:left w:val="single" w:sz="2" w:space="0" w:color="D9D9E3"/>
            <w:bottom w:val="single" w:sz="2" w:space="0" w:color="D9D9E3"/>
            <w:right w:val="single" w:sz="2" w:space="0" w:color="D9D9E3"/>
          </w:divBdr>
          <w:divsChild>
            <w:div w:id="30424928">
              <w:marLeft w:val="0"/>
              <w:marRight w:val="0"/>
              <w:marTop w:val="100"/>
              <w:marBottom w:val="100"/>
              <w:divBdr>
                <w:top w:val="single" w:sz="2" w:space="0" w:color="D9D9E3"/>
                <w:left w:val="single" w:sz="2" w:space="0" w:color="D9D9E3"/>
                <w:bottom w:val="single" w:sz="2" w:space="0" w:color="D9D9E3"/>
                <w:right w:val="single" w:sz="2" w:space="0" w:color="D9D9E3"/>
              </w:divBdr>
              <w:divsChild>
                <w:div w:id="371225528">
                  <w:marLeft w:val="0"/>
                  <w:marRight w:val="0"/>
                  <w:marTop w:val="0"/>
                  <w:marBottom w:val="0"/>
                  <w:divBdr>
                    <w:top w:val="single" w:sz="2" w:space="0" w:color="D9D9E3"/>
                    <w:left w:val="single" w:sz="2" w:space="0" w:color="D9D9E3"/>
                    <w:bottom w:val="single" w:sz="2" w:space="0" w:color="D9D9E3"/>
                    <w:right w:val="single" w:sz="2" w:space="0" w:color="D9D9E3"/>
                  </w:divBdr>
                  <w:divsChild>
                    <w:div w:id="383607405">
                      <w:marLeft w:val="0"/>
                      <w:marRight w:val="0"/>
                      <w:marTop w:val="0"/>
                      <w:marBottom w:val="0"/>
                      <w:divBdr>
                        <w:top w:val="single" w:sz="2" w:space="0" w:color="D9D9E3"/>
                        <w:left w:val="single" w:sz="2" w:space="0" w:color="D9D9E3"/>
                        <w:bottom w:val="single" w:sz="2" w:space="0" w:color="D9D9E3"/>
                        <w:right w:val="single" w:sz="2" w:space="0" w:color="D9D9E3"/>
                      </w:divBdr>
                      <w:divsChild>
                        <w:div w:id="1970891494">
                          <w:marLeft w:val="0"/>
                          <w:marRight w:val="0"/>
                          <w:marTop w:val="0"/>
                          <w:marBottom w:val="0"/>
                          <w:divBdr>
                            <w:top w:val="single" w:sz="2" w:space="0" w:color="D9D9E3"/>
                            <w:left w:val="single" w:sz="2" w:space="0" w:color="D9D9E3"/>
                            <w:bottom w:val="single" w:sz="2" w:space="0" w:color="D9D9E3"/>
                            <w:right w:val="single" w:sz="2" w:space="0" w:color="D9D9E3"/>
                          </w:divBdr>
                          <w:divsChild>
                            <w:div w:id="1339311075">
                              <w:marLeft w:val="0"/>
                              <w:marRight w:val="0"/>
                              <w:marTop w:val="0"/>
                              <w:marBottom w:val="0"/>
                              <w:divBdr>
                                <w:top w:val="single" w:sz="2" w:space="0" w:color="D9D9E3"/>
                                <w:left w:val="single" w:sz="2" w:space="0" w:color="D9D9E3"/>
                                <w:bottom w:val="single" w:sz="2" w:space="0" w:color="D9D9E3"/>
                                <w:right w:val="single" w:sz="2" w:space="0" w:color="D9D9E3"/>
                              </w:divBdr>
                              <w:divsChild>
                                <w:div w:id="68171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3190959">
      <w:bodyDiv w:val="1"/>
      <w:marLeft w:val="0"/>
      <w:marRight w:val="0"/>
      <w:marTop w:val="0"/>
      <w:marBottom w:val="0"/>
      <w:divBdr>
        <w:top w:val="none" w:sz="0" w:space="0" w:color="auto"/>
        <w:left w:val="none" w:sz="0" w:space="0" w:color="auto"/>
        <w:bottom w:val="none" w:sz="0" w:space="0" w:color="auto"/>
        <w:right w:val="none" w:sz="0" w:space="0" w:color="auto"/>
      </w:divBdr>
      <w:divsChild>
        <w:div w:id="337007705">
          <w:marLeft w:val="0"/>
          <w:marRight w:val="0"/>
          <w:marTop w:val="0"/>
          <w:marBottom w:val="0"/>
          <w:divBdr>
            <w:top w:val="single" w:sz="2" w:space="0" w:color="D9D9E3"/>
            <w:left w:val="single" w:sz="2" w:space="0" w:color="D9D9E3"/>
            <w:bottom w:val="single" w:sz="2" w:space="0" w:color="D9D9E3"/>
            <w:right w:val="single" w:sz="2" w:space="0" w:color="D9D9E3"/>
          </w:divBdr>
          <w:divsChild>
            <w:div w:id="295767285">
              <w:marLeft w:val="0"/>
              <w:marRight w:val="0"/>
              <w:marTop w:val="0"/>
              <w:marBottom w:val="0"/>
              <w:divBdr>
                <w:top w:val="single" w:sz="2" w:space="0" w:color="D9D9E3"/>
                <w:left w:val="single" w:sz="2" w:space="0" w:color="D9D9E3"/>
                <w:bottom w:val="single" w:sz="2" w:space="0" w:color="D9D9E3"/>
                <w:right w:val="single" w:sz="2" w:space="0" w:color="D9D9E3"/>
              </w:divBdr>
              <w:divsChild>
                <w:div w:id="2086300737">
                  <w:marLeft w:val="0"/>
                  <w:marRight w:val="0"/>
                  <w:marTop w:val="0"/>
                  <w:marBottom w:val="0"/>
                  <w:divBdr>
                    <w:top w:val="single" w:sz="2" w:space="0" w:color="D9D9E3"/>
                    <w:left w:val="single" w:sz="2" w:space="0" w:color="D9D9E3"/>
                    <w:bottom w:val="single" w:sz="2" w:space="0" w:color="D9D9E3"/>
                    <w:right w:val="single" w:sz="2" w:space="0" w:color="D9D9E3"/>
                  </w:divBdr>
                  <w:divsChild>
                    <w:div w:id="1030573114">
                      <w:marLeft w:val="0"/>
                      <w:marRight w:val="0"/>
                      <w:marTop w:val="0"/>
                      <w:marBottom w:val="0"/>
                      <w:divBdr>
                        <w:top w:val="single" w:sz="2" w:space="0" w:color="D9D9E3"/>
                        <w:left w:val="single" w:sz="2" w:space="0" w:color="D9D9E3"/>
                        <w:bottom w:val="single" w:sz="2" w:space="0" w:color="D9D9E3"/>
                        <w:right w:val="single" w:sz="2" w:space="0" w:color="D9D9E3"/>
                      </w:divBdr>
                      <w:divsChild>
                        <w:div w:id="1510490228">
                          <w:marLeft w:val="0"/>
                          <w:marRight w:val="0"/>
                          <w:marTop w:val="0"/>
                          <w:marBottom w:val="0"/>
                          <w:divBdr>
                            <w:top w:val="single" w:sz="2" w:space="0" w:color="D9D9E3"/>
                            <w:left w:val="single" w:sz="2" w:space="0" w:color="D9D9E3"/>
                            <w:bottom w:val="single" w:sz="2" w:space="0" w:color="D9D9E3"/>
                            <w:right w:val="single" w:sz="2" w:space="0" w:color="D9D9E3"/>
                          </w:divBdr>
                          <w:divsChild>
                            <w:div w:id="135654122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981933">
                                  <w:marLeft w:val="0"/>
                                  <w:marRight w:val="0"/>
                                  <w:marTop w:val="0"/>
                                  <w:marBottom w:val="0"/>
                                  <w:divBdr>
                                    <w:top w:val="single" w:sz="2" w:space="0" w:color="D9D9E3"/>
                                    <w:left w:val="single" w:sz="2" w:space="0" w:color="D9D9E3"/>
                                    <w:bottom w:val="single" w:sz="2" w:space="0" w:color="D9D9E3"/>
                                    <w:right w:val="single" w:sz="2" w:space="0" w:color="D9D9E3"/>
                                  </w:divBdr>
                                  <w:divsChild>
                                    <w:div w:id="143209021">
                                      <w:marLeft w:val="0"/>
                                      <w:marRight w:val="0"/>
                                      <w:marTop w:val="0"/>
                                      <w:marBottom w:val="0"/>
                                      <w:divBdr>
                                        <w:top w:val="single" w:sz="2" w:space="0" w:color="D9D9E3"/>
                                        <w:left w:val="single" w:sz="2" w:space="0" w:color="D9D9E3"/>
                                        <w:bottom w:val="single" w:sz="2" w:space="0" w:color="D9D9E3"/>
                                        <w:right w:val="single" w:sz="2" w:space="0" w:color="D9D9E3"/>
                                      </w:divBdr>
                                      <w:divsChild>
                                        <w:div w:id="1514144268">
                                          <w:marLeft w:val="0"/>
                                          <w:marRight w:val="0"/>
                                          <w:marTop w:val="0"/>
                                          <w:marBottom w:val="0"/>
                                          <w:divBdr>
                                            <w:top w:val="single" w:sz="2" w:space="0" w:color="D9D9E3"/>
                                            <w:left w:val="single" w:sz="2" w:space="0" w:color="D9D9E3"/>
                                            <w:bottom w:val="single" w:sz="2" w:space="0" w:color="D9D9E3"/>
                                            <w:right w:val="single" w:sz="2" w:space="0" w:color="D9D9E3"/>
                                          </w:divBdr>
                                          <w:divsChild>
                                            <w:div w:id="530189475">
                                              <w:marLeft w:val="0"/>
                                              <w:marRight w:val="0"/>
                                              <w:marTop w:val="0"/>
                                              <w:marBottom w:val="0"/>
                                              <w:divBdr>
                                                <w:top w:val="single" w:sz="2" w:space="0" w:color="D9D9E3"/>
                                                <w:left w:val="single" w:sz="2" w:space="0" w:color="D9D9E3"/>
                                                <w:bottom w:val="single" w:sz="2" w:space="0" w:color="D9D9E3"/>
                                                <w:right w:val="single" w:sz="2" w:space="0" w:color="D9D9E3"/>
                                              </w:divBdr>
                                              <w:divsChild>
                                                <w:div w:id="1716420324">
                                                  <w:marLeft w:val="0"/>
                                                  <w:marRight w:val="0"/>
                                                  <w:marTop w:val="0"/>
                                                  <w:marBottom w:val="0"/>
                                                  <w:divBdr>
                                                    <w:top w:val="single" w:sz="2" w:space="0" w:color="D9D9E3"/>
                                                    <w:left w:val="single" w:sz="2" w:space="0" w:color="D9D9E3"/>
                                                    <w:bottom w:val="single" w:sz="2" w:space="0" w:color="D9D9E3"/>
                                                    <w:right w:val="single" w:sz="2" w:space="0" w:color="D9D9E3"/>
                                                  </w:divBdr>
                                                  <w:divsChild>
                                                    <w:div w:id="911620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33707189">
          <w:marLeft w:val="0"/>
          <w:marRight w:val="0"/>
          <w:marTop w:val="0"/>
          <w:marBottom w:val="0"/>
          <w:divBdr>
            <w:top w:val="none" w:sz="0" w:space="0" w:color="auto"/>
            <w:left w:val="none" w:sz="0" w:space="0" w:color="auto"/>
            <w:bottom w:val="none" w:sz="0" w:space="0" w:color="auto"/>
            <w:right w:val="none" w:sz="0" w:space="0" w:color="auto"/>
          </w:divBdr>
          <w:divsChild>
            <w:div w:id="1722245640">
              <w:marLeft w:val="0"/>
              <w:marRight w:val="0"/>
              <w:marTop w:val="0"/>
              <w:marBottom w:val="0"/>
              <w:divBdr>
                <w:top w:val="single" w:sz="2" w:space="0" w:color="D9D9E3"/>
                <w:left w:val="single" w:sz="2" w:space="0" w:color="D9D9E3"/>
                <w:bottom w:val="single" w:sz="2" w:space="0" w:color="D9D9E3"/>
                <w:right w:val="single" w:sz="2" w:space="0" w:color="D9D9E3"/>
              </w:divBdr>
              <w:divsChild>
                <w:div w:id="173496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80545597">
      <w:bodyDiv w:val="1"/>
      <w:marLeft w:val="0"/>
      <w:marRight w:val="0"/>
      <w:marTop w:val="0"/>
      <w:marBottom w:val="0"/>
      <w:divBdr>
        <w:top w:val="none" w:sz="0" w:space="0" w:color="auto"/>
        <w:left w:val="none" w:sz="0" w:space="0" w:color="auto"/>
        <w:bottom w:val="none" w:sz="0" w:space="0" w:color="auto"/>
        <w:right w:val="none" w:sz="0" w:space="0" w:color="auto"/>
      </w:divBdr>
    </w:div>
    <w:div w:id="1424062665">
      <w:bodyDiv w:val="1"/>
      <w:marLeft w:val="0"/>
      <w:marRight w:val="0"/>
      <w:marTop w:val="0"/>
      <w:marBottom w:val="0"/>
      <w:divBdr>
        <w:top w:val="none" w:sz="0" w:space="0" w:color="auto"/>
        <w:left w:val="none" w:sz="0" w:space="0" w:color="auto"/>
        <w:bottom w:val="none" w:sz="0" w:space="0" w:color="auto"/>
        <w:right w:val="none" w:sz="0" w:space="0" w:color="auto"/>
      </w:divBdr>
      <w:divsChild>
        <w:div w:id="2107653895">
          <w:marLeft w:val="0"/>
          <w:marRight w:val="0"/>
          <w:marTop w:val="0"/>
          <w:marBottom w:val="0"/>
          <w:divBdr>
            <w:top w:val="single" w:sz="2" w:space="0" w:color="E3E3E3"/>
            <w:left w:val="single" w:sz="2" w:space="0" w:color="E3E3E3"/>
            <w:bottom w:val="single" w:sz="2" w:space="0" w:color="E3E3E3"/>
            <w:right w:val="single" w:sz="2" w:space="0" w:color="E3E3E3"/>
          </w:divBdr>
          <w:divsChild>
            <w:div w:id="1635676565">
              <w:marLeft w:val="0"/>
              <w:marRight w:val="0"/>
              <w:marTop w:val="0"/>
              <w:marBottom w:val="0"/>
              <w:divBdr>
                <w:top w:val="single" w:sz="2" w:space="0" w:color="E3E3E3"/>
                <w:left w:val="single" w:sz="2" w:space="0" w:color="E3E3E3"/>
                <w:bottom w:val="single" w:sz="2" w:space="0" w:color="E3E3E3"/>
                <w:right w:val="single" w:sz="2" w:space="0" w:color="E3E3E3"/>
              </w:divBdr>
              <w:divsChild>
                <w:div w:id="1036926419">
                  <w:marLeft w:val="0"/>
                  <w:marRight w:val="0"/>
                  <w:marTop w:val="0"/>
                  <w:marBottom w:val="0"/>
                  <w:divBdr>
                    <w:top w:val="single" w:sz="2" w:space="0" w:color="E3E3E3"/>
                    <w:left w:val="single" w:sz="2" w:space="0" w:color="E3E3E3"/>
                    <w:bottom w:val="single" w:sz="2" w:space="0" w:color="E3E3E3"/>
                    <w:right w:val="single" w:sz="2" w:space="0" w:color="E3E3E3"/>
                  </w:divBdr>
                  <w:divsChild>
                    <w:div w:id="241914420">
                      <w:marLeft w:val="0"/>
                      <w:marRight w:val="0"/>
                      <w:marTop w:val="0"/>
                      <w:marBottom w:val="0"/>
                      <w:divBdr>
                        <w:top w:val="single" w:sz="2" w:space="0" w:color="E3E3E3"/>
                        <w:left w:val="single" w:sz="2" w:space="0" w:color="E3E3E3"/>
                        <w:bottom w:val="single" w:sz="2" w:space="0" w:color="E3E3E3"/>
                        <w:right w:val="single" w:sz="2" w:space="0" w:color="E3E3E3"/>
                      </w:divBdr>
                      <w:divsChild>
                        <w:div w:id="1284536576">
                          <w:marLeft w:val="0"/>
                          <w:marRight w:val="0"/>
                          <w:marTop w:val="0"/>
                          <w:marBottom w:val="0"/>
                          <w:divBdr>
                            <w:top w:val="single" w:sz="2" w:space="0" w:color="E3E3E3"/>
                            <w:left w:val="single" w:sz="2" w:space="0" w:color="E3E3E3"/>
                            <w:bottom w:val="single" w:sz="2" w:space="0" w:color="E3E3E3"/>
                            <w:right w:val="single" w:sz="2" w:space="0" w:color="E3E3E3"/>
                          </w:divBdr>
                          <w:divsChild>
                            <w:div w:id="1483308106">
                              <w:marLeft w:val="0"/>
                              <w:marRight w:val="0"/>
                              <w:marTop w:val="100"/>
                              <w:marBottom w:val="100"/>
                              <w:divBdr>
                                <w:top w:val="single" w:sz="2" w:space="0" w:color="E3E3E3"/>
                                <w:left w:val="single" w:sz="2" w:space="0" w:color="E3E3E3"/>
                                <w:bottom w:val="single" w:sz="2" w:space="0" w:color="E3E3E3"/>
                                <w:right w:val="single" w:sz="2" w:space="0" w:color="E3E3E3"/>
                              </w:divBdr>
                              <w:divsChild>
                                <w:div w:id="1975521820">
                                  <w:marLeft w:val="0"/>
                                  <w:marRight w:val="0"/>
                                  <w:marTop w:val="0"/>
                                  <w:marBottom w:val="0"/>
                                  <w:divBdr>
                                    <w:top w:val="single" w:sz="2" w:space="0" w:color="E3E3E3"/>
                                    <w:left w:val="single" w:sz="2" w:space="0" w:color="E3E3E3"/>
                                    <w:bottom w:val="single" w:sz="2" w:space="0" w:color="E3E3E3"/>
                                    <w:right w:val="single" w:sz="2" w:space="0" w:color="E3E3E3"/>
                                  </w:divBdr>
                                  <w:divsChild>
                                    <w:div w:id="248584944">
                                      <w:marLeft w:val="0"/>
                                      <w:marRight w:val="0"/>
                                      <w:marTop w:val="0"/>
                                      <w:marBottom w:val="0"/>
                                      <w:divBdr>
                                        <w:top w:val="single" w:sz="2" w:space="0" w:color="E3E3E3"/>
                                        <w:left w:val="single" w:sz="2" w:space="0" w:color="E3E3E3"/>
                                        <w:bottom w:val="single" w:sz="2" w:space="0" w:color="E3E3E3"/>
                                        <w:right w:val="single" w:sz="2" w:space="0" w:color="E3E3E3"/>
                                      </w:divBdr>
                                      <w:divsChild>
                                        <w:div w:id="1251738991">
                                          <w:marLeft w:val="0"/>
                                          <w:marRight w:val="0"/>
                                          <w:marTop w:val="0"/>
                                          <w:marBottom w:val="0"/>
                                          <w:divBdr>
                                            <w:top w:val="single" w:sz="2" w:space="0" w:color="E3E3E3"/>
                                            <w:left w:val="single" w:sz="2" w:space="0" w:color="E3E3E3"/>
                                            <w:bottom w:val="single" w:sz="2" w:space="0" w:color="E3E3E3"/>
                                            <w:right w:val="single" w:sz="2" w:space="0" w:color="E3E3E3"/>
                                          </w:divBdr>
                                          <w:divsChild>
                                            <w:div w:id="1410079654">
                                              <w:marLeft w:val="0"/>
                                              <w:marRight w:val="0"/>
                                              <w:marTop w:val="0"/>
                                              <w:marBottom w:val="0"/>
                                              <w:divBdr>
                                                <w:top w:val="single" w:sz="2" w:space="0" w:color="E3E3E3"/>
                                                <w:left w:val="single" w:sz="2" w:space="0" w:color="E3E3E3"/>
                                                <w:bottom w:val="single" w:sz="2" w:space="0" w:color="E3E3E3"/>
                                                <w:right w:val="single" w:sz="2" w:space="0" w:color="E3E3E3"/>
                                              </w:divBdr>
                                              <w:divsChild>
                                                <w:div w:id="1015185246">
                                                  <w:marLeft w:val="0"/>
                                                  <w:marRight w:val="0"/>
                                                  <w:marTop w:val="0"/>
                                                  <w:marBottom w:val="0"/>
                                                  <w:divBdr>
                                                    <w:top w:val="single" w:sz="2" w:space="0" w:color="E3E3E3"/>
                                                    <w:left w:val="single" w:sz="2" w:space="0" w:color="E3E3E3"/>
                                                    <w:bottom w:val="single" w:sz="2" w:space="0" w:color="E3E3E3"/>
                                                    <w:right w:val="single" w:sz="2" w:space="0" w:color="E3E3E3"/>
                                                  </w:divBdr>
                                                  <w:divsChild>
                                                    <w:div w:id="1305551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19967501">
          <w:marLeft w:val="0"/>
          <w:marRight w:val="0"/>
          <w:marTop w:val="0"/>
          <w:marBottom w:val="0"/>
          <w:divBdr>
            <w:top w:val="none" w:sz="0" w:space="0" w:color="auto"/>
            <w:left w:val="none" w:sz="0" w:space="0" w:color="auto"/>
            <w:bottom w:val="none" w:sz="0" w:space="0" w:color="auto"/>
            <w:right w:val="none" w:sz="0" w:space="0" w:color="auto"/>
          </w:divBdr>
          <w:divsChild>
            <w:div w:id="1122311415">
              <w:marLeft w:val="0"/>
              <w:marRight w:val="0"/>
              <w:marTop w:val="0"/>
              <w:marBottom w:val="0"/>
              <w:divBdr>
                <w:top w:val="single" w:sz="2" w:space="0" w:color="E3E3E3"/>
                <w:left w:val="single" w:sz="2" w:space="0" w:color="E3E3E3"/>
                <w:bottom w:val="single" w:sz="2" w:space="0" w:color="E3E3E3"/>
                <w:right w:val="single" w:sz="2" w:space="0" w:color="E3E3E3"/>
              </w:divBdr>
              <w:divsChild>
                <w:div w:id="2133286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62869457">
      <w:bodyDiv w:val="1"/>
      <w:marLeft w:val="0"/>
      <w:marRight w:val="0"/>
      <w:marTop w:val="0"/>
      <w:marBottom w:val="0"/>
      <w:divBdr>
        <w:top w:val="none" w:sz="0" w:space="0" w:color="auto"/>
        <w:left w:val="none" w:sz="0" w:space="0" w:color="auto"/>
        <w:bottom w:val="none" w:sz="0" w:space="0" w:color="auto"/>
        <w:right w:val="none" w:sz="0" w:space="0" w:color="auto"/>
      </w:divBdr>
      <w:divsChild>
        <w:div w:id="1224295008">
          <w:marLeft w:val="0"/>
          <w:marRight w:val="0"/>
          <w:marTop w:val="0"/>
          <w:marBottom w:val="0"/>
          <w:divBdr>
            <w:top w:val="none" w:sz="0" w:space="0" w:color="auto"/>
            <w:left w:val="none" w:sz="0" w:space="0" w:color="auto"/>
            <w:bottom w:val="none" w:sz="0" w:space="0" w:color="auto"/>
            <w:right w:val="none" w:sz="0" w:space="0" w:color="auto"/>
          </w:divBdr>
          <w:divsChild>
            <w:div w:id="968628611">
              <w:marLeft w:val="0"/>
              <w:marRight w:val="0"/>
              <w:marTop w:val="0"/>
              <w:marBottom w:val="0"/>
              <w:divBdr>
                <w:top w:val="none" w:sz="0" w:space="0" w:color="auto"/>
                <w:left w:val="none" w:sz="0" w:space="0" w:color="auto"/>
                <w:bottom w:val="none" w:sz="0" w:space="0" w:color="auto"/>
                <w:right w:val="none" w:sz="0" w:space="0" w:color="auto"/>
              </w:divBdr>
              <w:divsChild>
                <w:div w:id="5944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835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74916-9F9B-44EF-9CCD-3DC27B75F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2440</Words>
  <Characters>13912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Krüger</dc:creator>
  <cp:keywords/>
  <dc:description/>
  <cp:lastModifiedBy>Charlotte Sophia Bez</cp:lastModifiedBy>
  <cp:revision>2</cp:revision>
  <dcterms:created xsi:type="dcterms:W3CDTF">2024-02-12T20:58:00Z</dcterms:created>
  <dcterms:modified xsi:type="dcterms:W3CDTF">2024-02-12T20:58:00Z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b69306dcc1f8916f0399f6c72524cb7f213a1ddd4f61ea8a4a57df6d0b840dc2</vt:lpwstr>
  </property>
</Properties>
</file>