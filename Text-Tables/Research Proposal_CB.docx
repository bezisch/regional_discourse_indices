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99D32E" w14:textId="3B24FFDD" w:rsidR="00390009" w:rsidRPr="005A357E" w:rsidRDefault="00390009" w:rsidP="00100646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  <w:r w:rsidRPr="005A357E">
        <w:rPr>
          <w:rFonts w:ascii="Times New Roman" w:hAnsi="Times New Roman" w:cs="Times New Roman"/>
          <w:color w:val="000000" w:themeColor="text1"/>
          <w:lang w:val="en-US"/>
        </w:rPr>
        <w:t>Rationale &amp; Research Question</w:t>
      </w:r>
    </w:p>
    <w:p w14:paraId="157A81A4" w14:textId="77777777" w:rsidR="00390009" w:rsidRPr="005A357E" w:rsidRDefault="00390009" w:rsidP="00100646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0F5189F9" w14:textId="6393A3C7" w:rsidR="00FA2AC6" w:rsidRPr="005A357E" w:rsidRDefault="00A83CF8" w:rsidP="00100646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Over the past decade, </w:t>
      </w:r>
      <w:r w:rsidR="00601AF1" w:rsidRPr="005A357E">
        <w:rPr>
          <w:rFonts w:ascii="Times New Roman" w:hAnsi="Times New Roman" w:cs="Times New Roman"/>
          <w:color w:val="000000" w:themeColor="text1"/>
          <w:lang w:val="en-US"/>
        </w:rPr>
        <w:t>Right Wing Populist</w:t>
      </w:r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 (RWP)</w:t>
      </w:r>
      <w:r w:rsidR="00601AF1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movements </w:t>
      </w:r>
      <w:del w:id="0" w:author="Charlotte Sophia Bez" w:date="2024-02-02T14:32:00Z">
        <w:r w:rsidR="00601AF1" w:rsidRPr="005A357E" w:rsidDel="00630E2E">
          <w:rPr>
            <w:rFonts w:ascii="Times New Roman" w:hAnsi="Times New Roman" w:cs="Times New Roman"/>
            <w:color w:val="000000" w:themeColor="text1"/>
            <w:lang w:val="en-US"/>
          </w:rPr>
          <w:delText xml:space="preserve">are </w:delText>
        </w:r>
      </w:del>
      <w:ins w:id="1" w:author="Charlotte Sophia Bez" w:date="2024-02-02T14:32:00Z">
        <w:r w:rsidR="00630E2E">
          <w:rPr>
            <w:rFonts w:ascii="Times New Roman" w:hAnsi="Times New Roman" w:cs="Times New Roman"/>
            <w:color w:val="000000" w:themeColor="text1"/>
            <w:lang w:val="en-US"/>
          </w:rPr>
          <w:t>have</w:t>
        </w:r>
        <w:r w:rsidR="00630E2E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del w:id="2" w:author="Charlotte Sophia Bez" w:date="2024-02-02T14:32:00Z">
        <w:r w:rsidR="00601AF1" w:rsidRPr="005A357E" w:rsidDel="00630E2E">
          <w:rPr>
            <w:rFonts w:ascii="Times New Roman" w:hAnsi="Times New Roman" w:cs="Times New Roman"/>
            <w:color w:val="000000" w:themeColor="text1"/>
            <w:lang w:val="en-US"/>
          </w:rPr>
          <w:delText xml:space="preserve">resurging </w:delText>
        </w:r>
      </w:del>
      <w:ins w:id="3" w:author="Charlotte Sophia Bez" w:date="2024-02-02T14:32:00Z">
        <w:r w:rsidR="00630E2E">
          <w:rPr>
            <w:rFonts w:ascii="Times New Roman" w:hAnsi="Times New Roman" w:cs="Times New Roman"/>
            <w:color w:val="000000" w:themeColor="text1"/>
            <w:lang w:val="en-US"/>
          </w:rPr>
          <w:t>resurged</w:t>
        </w:r>
        <w:r w:rsidR="00630E2E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r w:rsidR="00601AF1" w:rsidRPr="005A357E">
        <w:rPr>
          <w:rFonts w:ascii="Times New Roman" w:hAnsi="Times New Roman" w:cs="Times New Roman"/>
          <w:color w:val="000000" w:themeColor="text1"/>
          <w:lang w:val="en-US"/>
        </w:rPr>
        <w:t xml:space="preserve">in many </w:t>
      </w:r>
      <w:del w:id="4" w:author="Charlotte Sophia Bez" w:date="2024-02-02T14:32:00Z">
        <w:r w:rsidRPr="005A357E" w:rsidDel="00630E2E">
          <w:rPr>
            <w:rFonts w:ascii="Times New Roman" w:hAnsi="Times New Roman" w:cs="Times New Roman"/>
            <w:color w:val="000000" w:themeColor="text1"/>
            <w:lang w:val="en-US"/>
          </w:rPr>
          <w:delText xml:space="preserve">western </w:delText>
        </w:r>
      </w:del>
      <w:ins w:id="5" w:author="Charlotte Sophia Bez" w:date="2024-02-02T14:32:00Z">
        <w:r w:rsidR="00630E2E">
          <w:rPr>
            <w:rFonts w:ascii="Times New Roman" w:hAnsi="Times New Roman" w:cs="Times New Roman"/>
            <w:color w:val="000000" w:themeColor="text1"/>
            <w:lang w:val="en-US"/>
          </w:rPr>
          <w:t>Western</w:t>
        </w:r>
        <w:r w:rsidR="00630E2E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democracies, reshaping political </w:t>
      </w:r>
      <w:r w:rsidR="00FC52FD" w:rsidRPr="005A357E">
        <w:rPr>
          <w:rFonts w:ascii="Times New Roman" w:hAnsi="Times New Roman" w:cs="Times New Roman"/>
          <w:color w:val="000000" w:themeColor="text1"/>
          <w:lang w:val="en-US"/>
        </w:rPr>
        <w:t>landscapes,</w:t>
      </w:r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 and challenging established norms</w:t>
      </w:r>
      <w:r w:rsidR="004F6C51" w:rsidRPr="005A357E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BE1B30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Many</w:t>
      </w:r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studies show that supporters of RWP are frequently more </w:t>
      </w:r>
      <w:del w:id="6" w:author="Charlotte Sophia Bez" w:date="2024-02-02T14:33:00Z">
        <w:r w:rsidR="00D845B6" w:rsidRPr="005A357E" w:rsidDel="00630E2E">
          <w:rPr>
            <w:rFonts w:ascii="Times New Roman" w:hAnsi="Times New Roman" w:cs="Times New Roman"/>
            <w:color w:val="000000" w:themeColor="text1"/>
            <w:lang w:val="en-US"/>
          </w:rPr>
          <w:delText xml:space="preserve">sceptic </w:delText>
        </w:r>
      </w:del>
      <w:ins w:id="7" w:author="Charlotte Sophia Bez" w:date="2024-02-02T14:33:00Z">
        <w:r w:rsidR="00630E2E">
          <w:rPr>
            <w:rFonts w:ascii="Times New Roman" w:hAnsi="Times New Roman" w:cs="Times New Roman"/>
            <w:color w:val="000000" w:themeColor="text1"/>
            <w:lang w:val="en-US"/>
          </w:rPr>
          <w:t>skeptic</w:t>
        </w:r>
        <w:r w:rsidR="00630E2E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>towards climate change and</w:t>
      </w:r>
      <w:r w:rsidR="00FC52FD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 xml:space="preserve">less supportive of </w:t>
      </w:r>
      <w:r w:rsidR="00FC52FD" w:rsidRPr="005A357E">
        <w:rPr>
          <w:rFonts w:ascii="Times New Roman" w:hAnsi="Times New Roman" w:cs="Times New Roman"/>
          <w:color w:val="000000" w:themeColor="text1"/>
          <w:lang w:val="en-US"/>
        </w:rPr>
        <w:t>climate policies</w:t>
      </w:r>
      <w:del w:id="8" w:author="Charlotte Sophia Bez" w:date="2024-02-02T14:34:00Z">
        <w:r w:rsidR="00FC52FD" w:rsidRPr="005A357E" w:rsidDel="00630E2E">
          <w:rPr>
            <w:rFonts w:ascii="Times New Roman" w:hAnsi="Times New Roman" w:cs="Times New Roman"/>
            <w:color w:val="000000" w:themeColor="text1"/>
            <w:lang w:val="en-US"/>
          </w:rPr>
          <w:delText xml:space="preserve"> aimed at mitigating climate change</w:delText>
        </w:r>
      </w:del>
      <w:r w:rsidR="00D24EA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D24EAA" w:rsidRPr="005A357E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="00D24EAA" w:rsidRPr="005A357E">
        <w:rPr>
          <w:rFonts w:ascii="Times New Roman" w:hAnsi="Times New Roman" w:cs="Times New Roman"/>
          <w:color w:val="000000" w:themeColor="text1"/>
        </w:rPr>
        <w:t>McCright</w:t>
      </w:r>
      <w:proofErr w:type="spellEnd"/>
      <w:r w:rsidR="00D24EAA" w:rsidRPr="005A357E">
        <w:rPr>
          <w:rFonts w:ascii="Times New Roman" w:hAnsi="Times New Roman" w:cs="Times New Roman"/>
          <w:color w:val="000000" w:themeColor="text1"/>
        </w:rPr>
        <w:t xml:space="preserve"> </w:t>
      </w:r>
      <w:r w:rsidR="00D24EAA" w:rsidRPr="005A357E">
        <w:rPr>
          <w:rFonts w:ascii="Times New Roman" w:hAnsi="Times New Roman" w:cs="Times New Roman"/>
          <w:i/>
          <w:iCs/>
          <w:color w:val="000000" w:themeColor="text1"/>
        </w:rPr>
        <w:t>et al</w:t>
      </w:r>
      <w:r w:rsidR="00D24EAA" w:rsidRPr="005A357E">
        <w:rPr>
          <w:rFonts w:ascii="Times New Roman" w:hAnsi="Times New Roman" w:cs="Times New Roman"/>
          <w:color w:val="000000" w:themeColor="text1"/>
        </w:rPr>
        <w:t>. 2016</w:t>
      </w:r>
      <w:r w:rsidR="00D24EAA" w:rsidRPr="005A357E">
        <w:rPr>
          <w:rFonts w:ascii="Times New Roman" w:hAnsi="Times New Roman" w:cs="Times New Roman"/>
          <w:color w:val="000000" w:themeColor="text1"/>
          <w:lang w:val="en-US"/>
        </w:rPr>
        <w:t>)</w:t>
      </w:r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r w:rsidR="00337F22" w:rsidRPr="005A357E">
        <w:rPr>
          <w:rFonts w:ascii="Times New Roman" w:hAnsi="Times New Roman" w:cs="Times New Roman"/>
          <w:color w:val="000000" w:themeColor="text1"/>
          <w:lang w:val="en-US"/>
        </w:rPr>
        <w:t xml:space="preserve">Whilst these findings remain consistent across the US and many </w:t>
      </w:r>
      <w:del w:id="9" w:author="Charlotte Sophia Bez" w:date="2024-02-02T14:34:00Z">
        <w:r w:rsidR="00337F22" w:rsidRPr="005A357E" w:rsidDel="00630E2E">
          <w:rPr>
            <w:rFonts w:ascii="Times New Roman" w:hAnsi="Times New Roman" w:cs="Times New Roman"/>
            <w:color w:val="000000" w:themeColor="text1"/>
            <w:lang w:val="en-US"/>
          </w:rPr>
          <w:delText xml:space="preserve">western </w:delText>
        </w:r>
      </w:del>
      <w:ins w:id="10" w:author="Charlotte Sophia Bez" w:date="2024-02-02T14:34:00Z">
        <w:r w:rsidR="00630E2E">
          <w:rPr>
            <w:rFonts w:ascii="Times New Roman" w:hAnsi="Times New Roman" w:cs="Times New Roman"/>
            <w:color w:val="000000" w:themeColor="text1"/>
            <w:lang w:val="en-US"/>
          </w:rPr>
          <w:t>Western</w:t>
        </w:r>
        <w:r w:rsidR="00630E2E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r w:rsidR="00337F22" w:rsidRPr="005A357E">
        <w:rPr>
          <w:rFonts w:ascii="Times New Roman" w:hAnsi="Times New Roman" w:cs="Times New Roman"/>
          <w:color w:val="000000" w:themeColor="text1"/>
          <w:lang w:val="en-US"/>
        </w:rPr>
        <w:t>European countries, there appears to be limited</w:t>
      </w:r>
      <w:ins w:id="11" w:author="Charlotte Sophia Bez" w:date="2024-02-02T14:35:00Z">
        <w:r w:rsidR="00B73A73">
          <w:rPr>
            <w:rFonts w:ascii="Times New Roman" w:hAnsi="Times New Roman" w:cs="Times New Roman"/>
            <w:color w:val="000000" w:themeColor="text1"/>
            <w:lang w:val="en-US"/>
          </w:rPr>
          <w:t xml:space="preserve"> empirical</w:t>
        </w:r>
      </w:ins>
      <w:r w:rsidR="00337F22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evidence for a causal </w:t>
      </w:r>
      <w:r w:rsidR="0090637A" w:rsidRPr="005A357E">
        <w:rPr>
          <w:rFonts w:ascii="Times New Roman" w:hAnsi="Times New Roman" w:cs="Times New Roman"/>
          <w:color w:val="000000" w:themeColor="text1"/>
          <w:lang w:val="en-US"/>
        </w:rPr>
        <w:t>link</w:t>
      </w:r>
      <w:r w:rsidR="00337F22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between RWP parties and climate skepticism</w:t>
      </w:r>
      <w:r w:rsidR="00D24EA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ins w:id="12" w:author="Charlotte Sophia Bez" w:date="2024-02-02T14:34:00Z">
        <w:r w:rsidR="00630E2E">
          <w:rPr>
            <w:rFonts w:ascii="Times New Roman" w:hAnsi="Times New Roman" w:cs="Times New Roman"/>
            <w:color w:val="000000" w:themeColor="text1"/>
            <w:lang w:val="en-US"/>
          </w:rPr>
          <w:t>(</w:t>
        </w:r>
      </w:ins>
      <w:r w:rsidR="00D24EAA">
        <w:rPr>
          <w:rFonts w:ascii="Times New Roman" w:hAnsi="Times New Roman" w:cs="Times New Roman"/>
          <w:color w:val="000000" w:themeColor="text1"/>
          <w:lang w:val="en-US"/>
        </w:rPr>
        <w:t>Lockwood</w:t>
      </w:r>
      <w:ins w:id="13" w:author="Charlotte Sophia Bez" w:date="2024-02-02T14:34:00Z">
        <w:r w:rsidR="00630E2E">
          <w:rPr>
            <w:rFonts w:ascii="Times New Roman" w:hAnsi="Times New Roman" w:cs="Times New Roman"/>
            <w:color w:val="000000" w:themeColor="text1"/>
            <w:lang w:val="en-US"/>
          </w:rPr>
          <w:t>,</w:t>
        </w:r>
      </w:ins>
      <w:del w:id="14" w:author="Charlotte Sophia Bez" w:date="2024-02-02T14:34:00Z">
        <w:r w:rsidR="00D24EAA" w:rsidDel="00630E2E">
          <w:rPr>
            <w:rFonts w:ascii="Times New Roman" w:hAnsi="Times New Roman" w:cs="Times New Roman"/>
            <w:color w:val="000000" w:themeColor="text1"/>
            <w:lang w:val="en-US"/>
          </w:rPr>
          <w:delText xml:space="preserve"> (</w:delText>
        </w:r>
      </w:del>
      <w:r w:rsidR="00D24EAA">
        <w:rPr>
          <w:rFonts w:ascii="Times New Roman" w:hAnsi="Times New Roman" w:cs="Times New Roman"/>
          <w:color w:val="000000" w:themeColor="text1"/>
          <w:lang w:val="en-US"/>
        </w:rPr>
        <w:t xml:space="preserve">2018). </w:t>
      </w:r>
    </w:p>
    <w:p w14:paraId="5919C8F1" w14:textId="77777777" w:rsidR="00FA2AC6" w:rsidRPr="005A357E" w:rsidRDefault="00FA2AC6" w:rsidP="00100646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7A7AA2B3" w14:textId="3A6AD96A" w:rsidR="00FA2AC6" w:rsidRPr="005A357E" w:rsidRDefault="008129AF" w:rsidP="00100646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  <w:ins w:id="15" w:author="Charlotte Sophia Bez" w:date="2024-02-02T14:35:00Z">
        <w:r w:rsidRPr="005A357E">
          <w:rPr>
            <w:rFonts w:ascii="Times New Roman" w:hAnsi="Times New Roman" w:cs="Times New Roman"/>
            <w:color w:val="000000" w:themeColor="text1"/>
            <w:lang w:val="en-US"/>
          </w:rPr>
          <w:t>Lockwood</w:t>
        </w:r>
        <w:r>
          <w:rPr>
            <w:rFonts w:ascii="Times New Roman" w:hAnsi="Times New Roman" w:cs="Times New Roman"/>
            <w:color w:val="000000" w:themeColor="text1"/>
            <w:lang w:val="en-US"/>
          </w:rPr>
          <w:t xml:space="preserve"> (</w:t>
        </w:r>
        <w:r w:rsidRPr="005A357E">
          <w:rPr>
            <w:rFonts w:ascii="Times New Roman" w:hAnsi="Times New Roman" w:cs="Times New Roman"/>
            <w:color w:val="000000" w:themeColor="text1"/>
            <w:lang w:val="en-US"/>
          </w:rPr>
          <w:t>2018</w:t>
        </w:r>
        <w:r>
          <w:rPr>
            <w:rFonts w:ascii="Times New Roman" w:hAnsi="Times New Roman" w:cs="Times New Roman"/>
            <w:color w:val="000000" w:themeColor="text1"/>
            <w:lang w:val="en-US"/>
          </w:rPr>
          <w:t xml:space="preserve">) lays out </w:t>
        </w:r>
      </w:ins>
      <w:del w:id="16" w:author="Charlotte Sophia Bez" w:date="2024-02-02T14:35:00Z">
        <w:r w:rsidR="0090637A" w:rsidRPr="005A357E" w:rsidDel="008129AF">
          <w:rPr>
            <w:rFonts w:ascii="Times New Roman" w:hAnsi="Times New Roman" w:cs="Times New Roman"/>
            <w:color w:val="000000" w:themeColor="text1"/>
            <w:lang w:val="en-US"/>
          </w:rPr>
          <w:delText>D</w:delText>
        </w:r>
      </w:del>
      <w:ins w:id="17" w:author="Charlotte Sophia Bez" w:date="2024-02-02T14:35:00Z">
        <w:r>
          <w:rPr>
            <w:rFonts w:ascii="Times New Roman" w:hAnsi="Times New Roman" w:cs="Times New Roman"/>
            <w:color w:val="000000" w:themeColor="text1"/>
            <w:lang w:val="en-US"/>
          </w:rPr>
          <w:t>d</w:t>
        </w:r>
      </w:ins>
      <w:r w:rsidR="0090637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iverging </w:t>
      </w:r>
      <w:r w:rsidR="003B032D" w:rsidRPr="005A357E">
        <w:rPr>
          <w:rFonts w:ascii="Times New Roman" w:hAnsi="Times New Roman" w:cs="Times New Roman"/>
          <w:color w:val="000000" w:themeColor="text1"/>
          <w:lang w:val="en-US"/>
        </w:rPr>
        <w:t>theories</w:t>
      </w:r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del w:id="18" w:author="Charlotte Sophia Bez" w:date="2024-02-02T14:38:00Z">
        <w:r w:rsidR="003B032D" w:rsidRPr="005A357E" w:rsidDel="0052400B">
          <w:rPr>
            <w:rFonts w:ascii="Times New Roman" w:hAnsi="Times New Roman" w:cs="Times New Roman"/>
            <w:color w:val="000000" w:themeColor="text1"/>
            <w:lang w:val="en-US"/>
          </w:rPr>
          <w:delText xml:space="preserve">that </w:delText>
        </w:r>
      </w:del>
      <w:ins w:id="19" w:author="Charlotte Sophia Bez" w:date="2024-02-02T14:38:00Z">
        <w:r w:rsidR="0052400B">
          <w:rPr>
            <w:rFonts w:ascii="Times New Roman" w:hAnsi="Times New Roman" w:cs="Times New Roman"/>
            <w:color w:val="000000" w:themeColor="text1"/>
            <w:lang w:val="en-US"/>
          </w:rPr>
          <w:t>to</w:t>
        </w:r>
        <w:r w:rsidR="0052400B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r w:rsidR="003B032D" w:rsidRPr="005A357E">
        <w:rPr>
          <w:rFonts w:ascii="Times New Roman" w:hAnsi="Times New Roman" w:cs="Times New Roman"/>
          <w:color w:val="000000" w:themeColor="text1"/>
          <w:lang w:val="en-US"/>
        </w:rPr>
        <w:t xml:space="preserve">explain </w:t>
      </w:r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 xml:space="preserve">why individuals </w:t>
      </w:r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>that</w:t>
      </w:r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endorse RWP parties tend to be more climate skeptic</w:t>
      </w:r>
      <w:del w:id="20" w:author="Charlotte Sophia Bez" w:date="2024-02-02T14:35:00Z">
        <w:r w:rsidR="0090637A" w:rsidRPr="005A357E" w:rsidDel="008129AF">
          <w:rPr>
            <w:rFonts w:ascii="Times New Roman" w:hAnsi="Times New Roman" w:cs="Times New Roman"/>
            <w:color w:val="000000" w:themeColor="text1"/>
            <w:lang w:val="en-US"/>
          </w:rPr>
          <w:delText xml:space="preserve"> have been discussed </w:delText>
        </w:r>
      </w:del>
      <w:r w:rsidR="0090637A" w:rsidRPr="005A357E">
        <w:rPr>
          <w:rFonts w:ascii="Times New Roman" w:hAnsi="Times New Roman" w:cs="Times New Roman"/>
          <w:color w:val="000000" w:themeColor="text1"/>
          <w:lang w:val="en-US"/>
        </w:rPr>
        <w:t>(</w:t>
      </w:r>
      <w:del w:id="21" w:author="Charlotte Sophia Bez" w:date="2024-02-02T14:35:00Z">
        <w:r w:rsidR="0090637A" w:rsidRPr="005A357E" w:rsidDel="008129AF">
          <w:rPr>
            <w:rFonts w:ascii="Times New Roman" w:hAnsi="Times New Roman" w:cs="Times New Roman"/>
            <w:color w:val="000000" w:themeColor="text1"/>
            <w:lang w:val="en-US"/>
          </w:rPr>
          <w:delText>Lockwood, 2018)</w:delText>
        </w:r>
      </w:del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FC52FD" w:rsidRPr="005A357E">
        <w:rPr>
          <w:rFonts w:ascii="Times New Roman" w:hAnsi="Times New Roman" w:cs="Times New Roman"/>
          <w:color w:val="000000" w:themeColor="text1"/>
          <w:lang w:val="en-US"/>
        </w:rPr>
        <w:t>Proponents of the</w:t>
      </w:r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FC52FD" w:rsidRPr="005A357E">
        <w:rPr>
          <w:rFonts w:ascii="Times New Roman" w:hAnsi="Times New Roman" w:cs="Times New Roman"/>
          <w:color w:val="000000" w:themeColor="text1"/>
          <w:lang w:val="en-US"/>
        </w:rPr>
        <w:t>‘</w:t>
      </w:r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>structuralist</w:t>
      </w:r>
      <w:r w:rsidR="00FC52FD" w:rsidRPr="005A357E">
        <w:rPr>
          <w:rFonts w:ascii="Times New Roman" w:hAnsi="Times New Roman" w:cs="Times New Roman"/>
          <w:color w:val="000000" w:themeColor="text1"/>
          <w:lang w:val="en-US"/>
        </w:rPr>
        <w:t>’</w:t>
      </w:r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FC52FD" w:rsidRPr="005A357E">
        <w:rPr>
          <w:rFonts w:ascii="Times New Roman" w:hAnsi="Times New Roman" w:cs="Times New Roman"/>
          <w:color w:val="000000" w:themeColor="text1"/>
          <w:lang w:val="en-US"/>
        </w:rPr>
        <w:t>theory contend</w:t>
      </w:r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that changes in the global economy's structure </w:t>
      </w:r>
      <w:r w:rsidR="00BE1B30" w:rsidRPr="005A357E">
        <w:rPr>
          <w:rFonts w:ascii="Times New Roman" w:hAnsi="Times New Roman" w:cs="Times New Roman"/>
          <w:color w:val="000000" w:themeColor="text1"/>
          <w:lang w:val="en-US"/>
        </w:rPr>
        <w:t>resulting in job loss, rising inequality</w:t>
      </w:r>
      <w:ins w:id="22" w:author="Charlotte Sophia Bez" w:date="2024-02-02T14:39:00Z">
        <w:r w:rsidR="0052400B">
          <w:rPr>
            <w:rFonts w:ascii="Times New Roman" w:hAnsi="Times New Roman" w:cs="Times New Roman"/>
            <w:color w:val="000000" w:themeColor="text1"/>
            <w:lang w:val="en-US"/>
          </w:rPr>
          <w:t>,</w:t>
        </w:r>
      </w:ins>
      <w:r w:rsidR="00BE1B30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and stagnant wages </w:t>
      </w:r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have not only contributed to the ascent of </w:t>
      </w:r>
      <w:del w:id="23" w:author="Charlotte Sophia Bez" w:date="2024-02-02T14:39:00Z">
        <w:r w:rsidR="00EB096A" w:rsidRPr="005A357E" w:rsidDel="0052400B">
          <w:rPr>
            <w:rFonts w:ascii="Times New Roman" w:hAnsi="Times New Roman" w:cs="Times New Roman"/>
            <w:color w:val="000000" w:themeColor="text1"/>
            <w:lang w:val="en-US"/>
          </w:rPr>
          <w:delText>right-wing populism</w:delText>
        </w:r>
      </w:del>
      <w:ins w:id="24" w:author="Charlotte Sophia Bez" w:date="2024-02-02T14:39:00Z">
        <w:r w:rsidR="0052400B">
          <w:rPr>
            <w:rFonts w:ascii="Times New Roman" w:hAnsi="Times New Roman" w:cs="Times New Roman"/>
            <w:color w:val="000000" w:themeColor="text1"/>
            <w:lang w:val="en-US"/>
          </w:rPr>
          <w:t>RWP</w:t>
        </w:r>
      </w:ins>
      <w:r w:rsidR="00B7209F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but have also resulted in diminished </w:t>
      </w:r>
      <w:del w:id="25" w:author="Charlotte Sophia Bez" w:date="2024-02-02T14:39:00Z">
        <w:r w:rsidR="00EB096A" w:rsidRPr="005A357E" w:rsidDel="0052400B">
          <w:rPr>
            <w:rFonts w:ascii="Times New Roman" w:hAnsi="Times New Roman" w:cs="Times New Roman"/>
            <w:color w:val="000000" w:themeColor="text1"/>
            <w:lang w:val="en-US"/>
          </w:rPr>
          <w:delText xml:space="preserve">environmental </w:delText>
        </w:r>
      </w:del>
      <w:ins w:id="26" w:author="Charlotte Sophia Bez" w:date="2024-02-02T14:39:00Z">
        <w:r w:rsidR="0052400B">
          <w:rPr>
            <w:rFonts w:ascii="Times New Roman" w:hAnsi="Times New Roman" w:cs="Times New Roman"/>
            <w:color w:val="000000" w:themeColor="text1"/>
            <w:lang w:val="en-US"/>
          </w:rPr>
          <w:t>climate</w:t>
        </w:r>
        <w:r w:rsidR="0052400B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concern, </w:t>
      </w:r>
      <w:commentRangeStart w:id="27"/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as </w:t>
      </w:r>
      <w:r w:rsidR="00B7209F" w:rsidRPr="005A357E">
        <w:rPr>
          <w:rFonts w:ascii="Times New Roman" w:hAnsi="Times New Roman" w:cs="Times New Roman"/>
          <w:color w:val="000000" w:themeColor="text1"/>
          <w:lang w:val="en-US"/>
        </w:rPr>
        <w:t xml:space="preserve">materialist worries </w:t>
      </w:r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>intensify among a wide segment of the population.</w:t>
      </w:r>
      <w:r w:rsidR="00B7209F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commentRangeEnd w:id="27"/>
      <w:r w:rsidR="0052400B">
        <w:rPr>
          <w:rStyle w:val="CommentReference"/>
        </w:rPr>
        <w:commentReference w:id="27"/>
      </w:r>
      <w:r w:rsidR="00B7209F" w:rsidRPr="005A357E">
        <w:rPr>
          <w:rFonts w:ascii="Times New Roman" w:hAnsi="Times New Roman" w:cs="Times New Roman"/>
          <w:color w:val="000000" w:themeColor="text1"/>
          <w:lang w:val="en-US"/>
        </w:rPr>
        <w:t>Scholars propagating t</w:t>
      </w:r>
      <w:ins w:id="28" w:author="Charlotte Sophia Bez" w:date="2024-02-02T14:44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 xml:space="preserve">his </w:t>
        </w:r>
      </w:ins>
      <w:del w:id="29" w:author="Charlotte Sophia Bez" w:date="2024-02-02T14:44:00Z">
        <w:r w:rsidR="00B7209F" w:rsidRPr="005A357E" w:rsidDel="0054707C">
          <w:rPr>
            <w:rFonts w:ascii="Times New Roman" w:hAnsi="Times New Roman" w:cs="Times New Roman"/>
            <w:color w:val="000000" w:themeColor="text1"/>
            <w:lang w:val="en-US"/>
          </w:rPr>
          <w:delText xml:space="preserve">he structuralist </w:delText>
        </w:r>
      </w:del>
      <w:r w:rsidR="00B7209F" w:rsidRPr="005A357E">
        <w:rPr>
          <w:rFonts w:ascii="Times New Roman" w:hAnsi="Times New Roman" w:cs="Times New Roman"/>
          <w:color w:val="000000" w:themeColor="text1"/>
          <w:lang w:val="en-US"/>
        </w:rPr>
        <w:t xml:space="preserve">theory argue that </w:t>
      </w:r>
      <w:r w:rsidR="0090637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these concerns </w:t>
      </w:r>
      <w:r w:rsidR="00824D3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not only influence an individual's stance on environmental protection but also </w:t>
      </w:r>
      <w:r w:rsidR="00824D3A" w:rsidRPr="005A357E">
        <w:rPr>
          <w:rFonts w:ascii="Times New Roman" w:hAnsi="Times New Roman" w:cs="Times New Roman"/>
          <w:color w:val="000000" w:themeColor="text1"/>
        </w:rPr>
        <w:t>shape beliefs about climate change.</w:t>
      </w:r>
      <w:r w:rsidR="00824D3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100646" w:rsidRPr="005A357E">
        <w:rPr>
          <w:rFonts w:ascii="Times New Roman" w:hAnsi="Times New Roman" w:cs="Times New Roman"/>
          <w:color w:val="000000" w:themeColor="text1"/>
          <w:lang w:val="en-US"/>
        </w:rPr>
        <w:t>As</w:t>
      </w:r>
      <w:ins w:id="30" w:author="Charlotte Sophia Bez" w:date="2024-02-02T14:44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 xml:space="preserve"> the prevailing narrative links</w:t>
        </w:r>
      </w:ins>
      <w:r w:rsidR="00100646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e</w:t>
      </w:r>
      <w:proofErr w:type="spellStart"/>
      <w:r w:rsidR="00100646" w:rsidRPr="005A357E">
        <w:rPr>
          <w:rFonts w:ascii="Times New Roman" w:hAnsi="Times New Roman" w:cs="Times New Roman"/>
          <w:color w:val="000000" w:themeColor="text1"/>
        </w:rPr>
        <w:t>nvironmental</w:t>
      </w:r>
      <w:proofErr w:type="spellEnd"/>
      <w:r w:rsidR="00100646" w:rsidRPr="005A357E">
        <w:rPr>
          <w:rFonts w:ascii="Times New Roman" w:hAnsi="Times New Roman" w:cs="Times New Roman"/>
          <w:color w:val="000000" w:themeColor="text1"/>
        </w:rPr>
        <w:t xml:space="preserve"> </w:t>
      </w:r>
      <w:r w:rsidR="00100646" w:rsidRPr="005A357E">
        <w:rPr>
          <w:rFonts w:ascii="Times New Roman" w:hAnsi="Times New Roman" w:cs="Times New Roman"/>
          <w:color w:val="000000" w:themeColor="text1"/>
          <w:lang w:val="en-US"/>
        </w:rPr>
        <w:t>protection</w:t>
      </w:r>
      <w:r w:rsidR="00100646" w:rsidRPr="005A357E">
        <w:rPr>
          <w:rFonts w:ascii="Times New Roman" w:hAnsi="Times New Roman" w:cs="Times New Roman"/>
          <w:color w:val="000000" w:themeColor="text1"/>
        </w:rPr>
        <w:t xml:space="preserve"> </w:t>
      </w:r>
      <w:del w:id="31" w:author="Charlotte Sophia Bez" w:date="2024-02-02T14:44:00Z">
        <w:r w:rsidR="00100646" w:rsidRPr="005A357E" w:rsidDel="0054707C">
          <w:rPr>
            <w:rFonts w:ascii="Times New Roman" w:hAnsi="Times New Roman" w:cs="Times New Roman"/>
            <w:color w:val="000000" w:themeColor="text1"/>
          </w:rPr>
          <w:delText xml:space="preserve">is often linked </w:delText>
        </w:r>
      </w:del>
      <w:r w:rsidR="00100646" w:rsidRPr="005A357E">
        <w:rPr>
          <w:rFonts w:ascii="Times New Roman" w:hAnsi="Times New Roman" w:cs="Times New Roman"/>
          <w:color w:val="000000" w:themeColor="text1"/>
        </w:rPr>
        <w:t xml:space="preserve">to </w:t>
      </w:r>
      <w:r w:rsidR="00100646" w:rsidRPr="005A357E">
        <w:rPr>
          <w:rFonts w:ascii="Times New Roman" w:hAnsi="Times New Roman" w:cs="Times New Roman"/>
          <w:color w:val="000000" w:themeColor="text1"/>
          <w:lang w:val="en-US"/>
        </w:rPr>
        <w:t>worsening</w:t>
      </w:r>
      <w:r w:rsidR="00100646" w:rsidRPr="005A357E">
        <w:rPr>
          <w:rFonts w:ascii="Times New Roman" w:hAnsi="Times New Roman" w:cs="Times New Roman"/>
          <w:color w:val="000000" w:themeColor="text1"/>
        </w:rPr>
        <w:t xml:space="preserve"> economic conditions</w:t>
      </w:r>
      <w:r w:rsidR="00100646" w:rsidRPr="005A357E">
        <w:rPr>
          <w:rFonts w:ascii="Times New Roman" w:hAnsi="Times New Roman" w:cs="Times New Roman"/>
          <w:color w:val="000000" w:themeColor="text1"/>
          <w:lang w:val="en-US"/>
        </w:rPr>
        <w:t>, p</w:t>
      </w:r>
      <w:proofErr w:type="spellStart"/>
      <w:r w:rsidR="00100646" w:rsidRPr="005A357E">
        <w:rPr>
          <w:rFonts w:ascii="Times New Roman" w:hAnsi="Times New Roman" w:cs="Times New Roman"/>
          <w:color w:val="000000" w:themeColor="text1"/>
        </w:rPr>
        <w:t>eople</w:t>
      </w:r>
      <w:proofErr w:type="spellEnd"/>
      <w:r w:rsidR="00100646" w:rsidRPr="005A357E">
        <w:rPr>
          <w:rFonts w:ascii="Times New Roman" w:hAnsi="Times New Roman" w:cs="Times New Roman"/>
          <w:color w:val="000000" w:themeColor="text1"/>
        </w:rPr>
        <w:t xml:space="preserve"> adjust their expressed views on climate change</w:t>
      </w:r>
      <w:r w:rsidR="00100646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261153" w:rsidRPr="005A357E">
        <w:rPr>
          <w:rFonts w:ascii="Times New Roman" w:hAnsi="Times New Roman" w:cs="Times New Roman"/>
          <w:color w:val="000000" w:themeColor="text1"/>
        </w:rPr>
        <w:t xml:space="preserve">when they clash with </w:t>
      </w:r>
      <w:commentRangeStart w:id="32"/>
      <w:del w:id="33" w:author="Charlotte Sophia Bez" w:date="2024-02-02T14:45:00Z">
        <w:r w:rsidR="00261153" w:rsidRPr="005A357E" w:rsidDel="0054707C">
          <w:rPr>
            <w:rFonts w:ascii="Times New Roman" w:hAnsi="Times New Roman" w:cs="Times New Roman"/>
            <w:color w:val="000000" w:themeColor="text1"/>
          </w:rPr>
          <w:delText>personal goals</w:delText>
        </w:r>
      </w:del>
      <w:ins w:id="34" w:author="Charlotte Sophia Bez" w:date="2024-02-02T14:45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>individual economic security</w:t>
        </w:r>
      </w:ins>
      <w:r w:rsidR="00261153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FC52FD" w:rsidRPr="005A357E">
        <w:rPr>
          <w:rFonts w:ascii="Times New Roman" w:hAnsi="Times New Roman" w:cs="Times New Roman"/>
          <w:color w:val="000000" w:themeColor="text1"/>
          <w:lang w:val="en-US"/>
        </w:rPr>
        <w:t xml:space="preserve">like </w:t>
      </w:r>
      <w:del w:id="35" w:author="Charlotte Sophia Bez" w:date="2024-02-02T14:46:00Z">
        <w:r w:rsidR="00261153" w:rsidRPr="005A357E" w:rsidDel="0054707C">
          <w:rPr>
            <w:rFonts w:ascii="Times New Roman" w:hAnsi="Times New Roman" w:cs="Times New Roman"/>
            <w:color w:val="000000" w:themeColor="text1"/>
          </w:rPr>
          <w:delText xml:space="preserve">higher </w:delText>
        </w:r>
      </w:del>
      <w:r w:rsidR="00261153" w:rsidRPr="005A357E">
        <w:rPr>
          <w:rFonts w:ascii="Times New Roman" w:hAnsi="Times New Roman" w:cs="Times New Roman"/>
          <w:color w:val="000000" w:themeColor="text1"/>
        </w:rPr>
        <w:t>income</w:t>
      </w:r>
      <w:ins w:id="36" w:author="Charlotte Sophia Bez" w:date="2024-02-02T14:46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 xml:space="preserve"> security</w:t>
        </w:r>
      </w:ins>
      <w:r w:rsidR="00261153" w:rsidRPr="005A357E">
        <w:rPr>
          <w:rFonts w:ascii="Times New Roman" w:hAnsi="Times New Roman" w:cs="Times New Roman"/>
          <w:color w:val="000000" w:themeColor="text1"/>
        </w:rPr>
        <w:t xml:space="preserve"> and </w:t>
      </w:r>
      <w:del w:id="37" w:author="Charlotte Sophia Bez" w:date="2024-02-02T14:46:00Z">
        <w:r w:rsidR="00261153" w:rsidRPr="005A357E" w:rsidDel="0054707C">
          <w:rPr>
            <w:rFonts w:ascii="Times New Roman" w:hAnsi="Times New Roman" w:cs="Times New Roman"/>
            <w:color w:val="000000" w:themeColor="text1"/>
          </w:rPr>
          <w:delText xml:space="preserve">improved </w:delText>
        </w:r>
      </w:del>
      <w:ins w:id="38" w:author="Charlotte Sophia Bez" w:date="2024-02-02T14:46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>stable</w:t>
        </w:r>
        <w:r w:rsidR="0054707C" w:rsidRPr="005A357E">
          <w:rPr>
            <w:rFonts w:ascii="Times New Roman" w:hAnsi="Times New Roman" w:cs="Times New Roman"/>
            <w:color w:val="000000" w:themeColor="text1"/>
          </w:rPr>
          <w:t xml:space="preserve"> </w:t>
        </w:r>
      </w:ins>
      <w:r w:rsidR="00261153" w:rsidRPr="005A357E">
        <w:rPr>
          <w:rFonts w:ascii="Times New Roman" w:hAnsi="Times New Roman" w:cs="Times New Roman"/>
          <w:color w:val="000000" w:themeColor="text1"/>
        </w:rPr>
        <w:t>job prospects</w:t>
      </w:r>
      <w:commentRangeEnd w:id="32"/>
      <w:r w:rsidR="0054707C">
        <w:rPr>
          <w:rStyle w:val="CommentReference"/>
        </w:rPr>
        <w:commentReference w:id="32"/>
      </w:r>
      <w:r w:rsidR="0090637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(Scruggs &amp; </w:t>
      </w:r>
      <w:proofErr w:type="spellStart"/>
      <w:r w:rsidR="0090637A" w:rsidRPr="005A357E">
        <w:rPr>
          <w:rFonts w:ascii="Times New Roman" w:hAnsi="Times New Roman" w:cs="Times New Roman"/>
          <w:color w:val="000000" w:themeColor="text1"/>
          <w:lang w:val="en-US"/>
        </w:rPr>
        <w:t>Benegal</w:t>
      </w:r>
      <w:proofErr w:type="spellEnd"/>
      <w:r w:rsidR="0090637A" w:rsidRPr="005A357E">
        <w:rPr>
          <w:rFonts w:ascii="Times New Roman" w:hAnsi="Times New Roman" w:cs="Times New Roman"/>
          <w:color w:val="000000" w:themeColor="text1"/>
          <w:lang w:val="en-US"/>
        </w:rPr>
        <w:t>, 2012).</w:t>
      </w:r>
      <w:r w:rsidR="00026628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7110A137" w14:textId="77777777" w:rsidR="00FA2AC6" w:rsidRPr="005A357E" w:rsidRDefault="00FA2AC6" w:rsidP="00100646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2B2629D8" w14:textId="0D101821" w:rsidR="00F913CD" w:rsidRPr="005A357E" w:rsidRDefault="00894C41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  <w:r w:rsidRPr="00894C41">
        <w:rPr>
          <w:rFonts w:ascii="Times New Roman" w:hAnsi="Times New Roman" w:cs="Times New Roman"/>
          <w:color w:val="000000" w:themeColor="text1"/>
          <w:lang w:val="en-US"/>
        </w:rPr>
        <w:t>In a</w:t>
      </w:r>
      <w:r w:rsidR="00581651">
        <w:rPr>
          <w:rFonts w:ascii="Times New Roman" w:hAnsi="Times New Roman" w:cs="Times New Roman"/>
          <w:color w:val="000000" w:themeColor="text1"/>
          <w:lang w:val="en-US"/>
        </w:rPr>
        <w:t xml:space="preserve"> slightly</w:t>
      </w:r>
      <w:r w:rsidRPr="00894C41">
        <w:rPr>
          <w:rFonts w:ascii="Times New Roman" w:hAnsi="Times New Roman" w:cs="Times New Roman"/>
          <w:color w:val="000000" w:themeColor="text1"/>
          <w:lang w:val="en-US"/>
        </w:rPr>
        <w:t xml:space="preserve"> divergent view,</w:t>
      </w:r>
      <w:r w:rsidR="00026628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Lockwood (2018) argues </w:t>
      </w:r>
      <w:del w:id="39" w:author="Charlotte Sophia Bez" w:date="2024-02-02T14:47:00Z">
        <w:r w:rsidR="00F95F3A" w:rsidRPr="005A357E" w:rsidDel="0054707C">
          <w:rPr>
            <w:rFonts w:ascii="Times New Roman" w:hAnsi="Times New Roman" w:cs="Times New Roman"/>
            <w:color w:val="000000" w:themeColor="text1"/>
            <w:lang w:val="en-US"/>
          </w:rPr>
          <w:delText xml:space="preserve">in </w:delText>
        </w:r>
      </w:del>
      <w:r w:rsidR="00026628" w:rsidRPr="005A357E">
        <w:rPr>
          <w:rFonts w:ascii="Times New Roman" w:hAnsi="Times New Roman" w:cs="Times New Roman"/>
          <w:color w:val="000000" w:themeColor="text1"/>
          <w:lang w:val="en-US"/>
        </w:rPr>
        <w:t>that it</w:t>
      </w:r>
      <w:r w:rsidR="00E917D5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is in fact </w:t>
      </w:r>
      <w:r w:rsidR="0090637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the ideological </w:t>
      </w:r>
      <w:r w:rsidR="00E917D5" w:rsidRPr="005A357E">
        <w:rPr>
          <w:rFonts w:ascii="Times New Roman" w:hAnsi="Times New Roman" w:cs="Times New Roman"/>
          <w:color w:val="000000" w:themeColor="text1"/>
          <w:lang w:val="en-US"/>
        </w:rPr>
        <w:t>content</w:t>
      </w:r>
      <w:r w:rsidR="0090637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of </w:t>
      </w:r>
      <w:del w:id="40" w:author="Charlotte Sophia Bez" w:date="2024-02-02T14:46:00Z">
        <w:r w:rsidR="0090637A" w:rsidRPr="005A357E" w:rsidDel="0054707C">
          <w:rPr>
            <w:rFonts w:ascii="Times New Roman" w:hAnsi="Times New Roman" w:cs="Times New Roman"/>
            <w:color w:val="000000" w:themeColor="text1"/>
            <w:lang w:val="en-US"/>
          </w:rPr>
          <w:delText>Right-wing partie</w:delText>
        </w:r>
        <w:r w:rsidR="00E917D5" w:rsidRPr="005A357E" w:rsidDel="0054707C">
          <w:rPr>
            <w:rFonts w:ascii="Times New Roman" w:hAnsi="Times New Roman" w:cs="Times New Roman"/>
            <w:color w:val="000000" w:themeColor="text1"/>
            <w:lang w:val="en-US"/>
          </w:rPr>
          <w:delText>s</w:delText>
        </w:r>
      </w:del>
      <w:ins w:id="41" w:author="Charlotte Sophia Bez" w:date="2024-02-02T14:46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>RWP</w:t>
        </w:r>
      </w:ins>
      <w:r w:rsidR="00026628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that spread climate skepticism and opposition to climate policies by</w:t>
      </w:r>
      <w:r w:rsidR="0058165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F95F3A" w:rsidRPr="005A357E">
        <w:rPr>
          <w:rFonts w:ascii="Times New Roman" w:hAnsi="Times New Roman" w:cs="Times New Roman"/>
          <w:color w:val="000000" w:themeColor="text1"/>
          <w:lang w:val="en-US"/>
        </w:rPr>
        <w:t>f</w:t>
      </w:r>
      <w:r w:rsidR="00026628" w:rsidRPr="005A357E">
        <w:rPr>
          <w:rFonts w:ascii="Times New Roman" w:hAnsi="Times New Roman" w:cs="Times New Roman"/>
          <w:color w:val="000000" w:themeColor="text1"/>
          <w:lang w:val="en-US"/>
        </w:rPr>
        <w:t xml:space="preserve">raming </w:t>
      </w:r>
      <w:r w:rsidR="00E917D5" w:rsidRPr="005A357E">
        <w:rPr>
          <w:rFonts w:ascii="Times New Roman" w:hAnsi="Times New Roman" w:cs="Times New Roman"/>
          <w:color w:val="000000" w:themeColor="text1"/>
          <w:lang w:val="en-US"/>
        </w:rPr>
        <w:t xml:space="preserve">the climate agenda as a liberal, cosmopolitan elite issue </w:t>
      </w:r>
      <w:r w:rsidR="00026628" w:rsidRPr="005A357E">
        <w:rPr>
          <w:rFonts w:ascii="Times New Roman" w:hAnsi="Times New Roman" w:cs="Times New Roman"/>
          <w:color w:val="000000" w:themeColor="text1"/>
          <w:lang w:val="en-US"/>
        </w:rPr>
        <w:t>which</w:t>
      </w:r>
      <w:r w:rsidR="00E917D5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is in opposition to nationalist interest</w:t>
      </w:r>
      <w:ins w:id="42" w:author="Charlotte Sophia Bez" w:date="2024-02-02T14:47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>s</w:t>
        </w:r>
      </w:ins>
      <w:r w:rsidR="00026628" w:rsidRPr="005A357E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r w:rsidR="00581651">
        <w:rPr>
          <w:rFonts w:ascii="Times New Roman" w:hAnsi="Times New Roman" w:cs="Times New Roman"/>
          <w:color w:val="000000" w:themeColor="text1"/>
          <w:lang w:val="en-US"/>
        </w:rPr>
        <w:t>So far, s</w:t>
      </w:r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 xml:space="preserve">cholars that </w:t>
      </w:r>
      <w:r w:rsidR="00F4075F" w:rsidRPr="005A357E">
        <w:rPr>
          <w:rFonts w:ascii="Times New Roman" w:hAnsi="Times New Roman" w:cs="Times New Roman"/>
          <w:color w:val="000000" w:themeColor="text1"/>
          <w:lang w:val="en-US"/>
        </w:rPr>
        <w:t xml:space="preserve">have aimed to </w:t>
      </w:r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>examine</w:t>
      </w:r>
      <w:r w:rsidR="00F4075F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>the influence of RWP</w:t>
      </w:r>
      <w:ins w:id="43" w:author="Charlotte Sophia Bez" w:date="2024-02-02T14:47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>,</w:t>
        </w:r>
      </w:ins>
      <w:r w:rsidR="00F4075F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5C089A" w:rsidRPr="005A357E">
        <w:rPr>
          <w:rFonts w:ascii="Times New Roman" w:hAnsi="Times New Roman" w:cs="Times New Roman"/>
          <w:color w:val="000000" w:themeColor="text1"/>
          <w:lang w:val="en-US"/>
        </w:rPr>
        <w:t>as well as</w:t>
      </w:r>
      <w:r w:rsidR="007256D4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related </w:t>
      </w:r>
      <w:r w:rsidR="005C089A" w:rsidRPr="005A357E">
        <w:rPr>
          <w:rFonts w:ascii="Times New Roman" w:hAnsi="Times New Roman" w:cs="Times New Roman"/>
          <w:color w:val="000000" w:themeColor="text1"/>
          <w:lang w:val="en-US"/>
        </w:rPr>
        <w:t>populist values</w:t>
      </w:r>
      <w:ins w:id="44" w:author="Charlotte Sophia Bez" w:date="2024-02-02T14:47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>,</w:t>
        </w:r>
      </w:ins>
      <w:r w:rsidR="005C089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>consistently fall short of accounting for economic effects that are likely to influence why</w:t>
      </w:r>
      <w:r w:rsidR="00B75D60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people vote RWP</w:t>
      </w:r>
      <w:ins w:id="45" w:author="Charlotte Sophia Bez" w:date="2024-02-02T14:48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 xml:space="preserve"> parties</w:t>
        </w:r>
      </w:ins>
      <w:r w:rsidR="00B75D60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and </w:t>
      </w:r>
      <w:r w:rsidR="001538DC" w:rsidRPr="005A357E">
        <w:rPr>
          <w:rFonts w:ascii="Times New Roman" w:hAnsi="Times New Roman" w:cs="Times New Roman"/>
          <w:color w:val="000000" w:themeColor="text1"/>
          <w:lang w:val="en-US"/>
        </w:rPr>
        <w:t xml:space="preserve">the extent to which they </w:t>
      </w:r>
      <w:r w:rsidR="00B75D60" w:rsidRPr="005A357E">
        <w:rPr>
          <w:rFonts w:ascii="Times New Roman" w:hAnsi="Times New Roman" w:cs="Times New Roman"/>
          <w:color w:val="000000" w:themeColor="text1"/>
          <w:lang w:val="en-US"/>
        </w:rPr>
        <w:t>are concerned about climate change</w:t>
      </w:r>
      <w:r w:rsidR="00F4075F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(Huber, 2020; Kulin et al., 2021). </w:t>
      </w:r>
      <w:r w:rsidR="001538DC" w:rsidRPr="005A357E">
        <w:rPr>
          <w:rFonts w:ascii="Times New Roman" w:hAnsi="Times New Roman" w:cs="Times New Roman"/>
          <w:color w:val="000000" w:themeColor="text1"/>
          <w:lang w:val="en-US"/>
        </w:rPr>
        <w:t xml:space="preserve">Similarly, research that assesses </w:t>
      </w:r>
      <w:r w:rsidR="00E57A9B" w:rsidRPr="005A357E">
        <w:rPr>
          <w:rFonts w:ascii="Times New Roman" w:hAnsi="Times New Roman" w:cs="Times New Roman"/>
          <w:color w:val="000000" w:themeColor="text1"/>
          <w:lang w:val="en-US"/>
        </w:rPr>
        <w:t xml:space="preserve">the influence of economic factors </w:t>
      </w:r>
      <w:del w:id="46" w:author="Charlotte Sophia Bez" w:date="2024-02-02T14:48:00Z">
        <w:r w:rsidR="00E57A9B" w:rsidRPr="005A357E" w:rsidDel="0054707C">
          <w:rPr>
            <w:rFonts w:ascii="Times New Roman" w:hAnsi="Times New Roman" w:cs="Times New Roman"/>
            <w:color w:val="000000" w:themeColor="text1"/>
            <w:lang w:val="en-US"/>
          </w:rPr>
          <w:delText xml:space="preserve">have </w:delText>
        </w:r>
      </w:del>
      <w:ins w:id="47" w:author="Charlotte Sophia Bez" w:date="2024-02-02T14:48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>has</w:t>
        </w:r>
        <w:r w:rsidR="0054707C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r w:rsidR="00E57A9B" w:rsidRPr="005A357E">
        <w:rPr>
          <w:rFonts w:ascii="Times New Roman" w:hAnsi="Times New Roman" w:cs="Times New Roman"/>
          <w:color w:val="000000" w:themeColor="text1"/>
          <w:lang w:val="en-US"/>
        </w:rPr>
        <w:t xml:space="preserve">primarily focused on a narrow set of determinants, such as GDP, income, and unemployment (Kenny, 2019; Scruggs &amp; </w:t>
      </w:r>
      <w:proofErr w:type="spellStart"/>
      <w:r w:rsidR="00E57A9B" w:rsidRPr="005A357E">
        <w:rPr>
          <w:rFonts w:ascii="Times New Roman" w:hAnsi="Times New Roman" w:cs="Times New Roman"/>
          <w:color w:val="000000" w:themeColor="text1"/>
          <w:lang w:val="en-US"/>
        </w:rPr>
        <w:t>Benegal</w:t>
      </w:r>
      <w:proofErr w:type="spellEnd"/>
      <w:r w:rsidR="00E57A9B" w:rsidRPr="005A357E">
        <w:rPr>
          <w:rFonts w:ascii="Times New Roman" w:hAnsi="Times New Roman" w:cs="Times New Roman"/>
          <w:color w:val="000000" w:themeColor="text1"/>
          <w:lang w:val="en-US"/>
        </w:rPr>
        <w:t>, 2012)</w:t>
      </w:r>
      <w:r w:rsidR="001538DC" w:rsidRPr="005A357E">
        <w:rPr>
          <w:rFonts w:ascii="Times New Roman" w:hAnsi="Times New Roman" w:cs="Times New Roman"/>
          <w:color w:val="000000" w:themeColor="text1"/>
          <w:lang w:val="en-US"/>
        </w:rPr>
        <w:t xml:space="preserve">, neglecting </w:t>
      </w:r>
      <w:del w:id="48" w:author="Charlotte Sophia Bez" w:date="2024-02-02T14:48:00Z">
        <w:r w:rsidR="001538DC" w:rsidRPr="005A357E" w:rsidDel="0054707C">
          <w:rPr>
            <w:rFonts w:ascii="Times New Roman" w:hAnsi="Times New Roman" w:cs="Times New Roman"/>
            <w:color w:val="000000" w:themeColor="text1"/>
            <w:lang w:val="en-US"/>
          </w:rPr>
          <w:delText xml:space="preserve">many </w:delText>
        </w:r>
      </w:del>
      <w:ins w:id="49" w:author="Charlotte Sophia Bez" w:date="2024-02-02T14:48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>other</w:t>
        </w:r>
        <w:r w:rsidR="0054707C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r w:rsidR="001538DC" w:rsidRPr="005A357E">
        <w:rPr>
          <w:rFonts w:ascii="Times New Roman" w:hAnsi="Times New Roman" w:cs="Times New Roman"/>
          <w:color w:val="000000" w:themeColor="text1"/>
          <w:lang w:val="en-US"/>
        </w:rPr>
        <w:t xml:space="preserve">structural economic determinants </w:t>
      </w:r>
      <w:del w:id="50" w:author="Charlotte Sophia Bez" w:date="2024-02-02T14:48:00Z">
        <w:r w:rsidR="001538DC" w:rsidRPr="005A357E" w:rsidDel="0054707C">
          <w:rPr>
            <w:rFonts w:ascii="Times New Roman" w:hAnsi="Times New Roman" w:cs="Times New Roman"/>
            <w:color w:val="000000" w:themeColor="text1"/>
            <w:lang w:val="en-US"/>
          </w:rPr>
          <w:delText xml:space="preserve">that are </w:delText>
        </w:r>
      </w:del>
      <w:del w:id="51" w:author="Charlotte Sophia Bez" w:date="2024-02-02T14:49:00Z">
        <w:r w:rsidR="001538DC" w:rsidRPr="005A357E" w:rsidDel="00B559D8">
          <w:rPr>
            <w:rFonts w:ascii="Times New Roman" w:hAnsi="Times New Roman" w:cs="Times New Roman"/>
            <w:color w:val="000000" w:themeColor="text1"/>
            <w:lang w:val="en-US"/>
          </w:rPr>
          <w:delText xml:space="preserve">linked </w:delText>
        </w:r>
      </w:del>
      <w:ins w:id="52" w:author="Charlotte Sophia Bez" w:date="2024-02-02T14:49:00Z">
        <w:r w:rsidR="00B559D8">
          <w:rPr>
            <w:rFonts w:ascii="Times New Roman" w:hAnsi="Times New Roman" w:cs="Times New Roman"/>
            <w:color w:val="000000" w:themeColor="text1"/>
            <w:lang w:val="en-US"/>
          </w:rPr>
          <w:t>associated with</w:t>
        </w:r>
        <w:r w:rsidR="00B559D8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del w:id="53" w:author="Charlotte Sophia Bez" w:date="2024-02-02T14:48:00Z">
        <w:r w:rsidR="001538DC" w:rsidRPr="005A357E" w:rsidDel="0054707C">
          <w:rPr>
            <w:rFonts w:ascii="Times New Roman" w:hAnsi="Times New Roman" w:cs="Times New Roman"/>
            <w:color w:val="000000" w:themeColor="text1"/>
            <w:lang w:val="en-US"/>
          </w:rPr>
          <w:delText xml:space="preserve">to endorsing </w:delText>
        </w:r>
      </w:del>
      <w:r w:rsidR="001538DC" w:rsidRPr="005A357E">
        <w:rPr>
          <w:rFonts w:ascii="Times New Roman" w:hAnsi="Times New Roman" w:cs="Times New Roman"/>
          <w:color w:val="000000" w:themeColor="text1"/>
          <w:lang w:val="en-US"/>
        </w:rPr>
        <w:t>RWP parties</w:t>
      </w:r>
      <w:ins w:id="54" w:author="Charlotte Sophia Bez" w:date="2024-02-02T14:49:00Z">
        <w:r w:rsidR="00B559D8">
          <w:rPr>
            <w:rFonts w:ascii="Times New Roman" w:hAnsi="Times New Roman" w:cs="Times New Roman"/>
            <w:color w:val="000000" w:themeColor="text1"/>
            <w:lang w:val="en-US"/>
          </w:rPr>
          <w:t>’ narrative such as social spending and taxation</w:t>
        </w:r>
      </w:ins>
      <w:r w:rsidR="00D24EAA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</w:p>
    <w:p w14:paraId="508225E0" w14:textId="77777777" w:rsidR="00F913CD" w:rsidRPr="005A357E" w:rsidRDefault="00F913CD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550D619E" w14:textId="7B68D15C" w:rsidR="00F46F54" w:rsidRPr="005A357E" w:rsidRDefault="00036490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To shed light on why individuals </w:t>
      </w:r>
      <w:del w:id="55" w:author="Charlotte Sophia Bez" w:date="2024-02-02T14:49:00Z">
        <w:r w:rsidRPr="005A357E" w:rsidDel="00B559D8">
          <w:rPr>
            <w:rFonts w:ascii="Times New Roman" w:hAnsi="Times New Roman" w:cs="Times New Roman"/>
            <w:color w:val="000000" w:themeColor="text1"/>
            <w:lang w:val="en-US"/>
          </w:rPr>
          <w:delText xml:space="preserve">that </w:delText>
        </w:r>
      </w:del>
      <w:ins w:id="56" w:author="Charlotte Sophia Bez" w:date="2024-02-02T14:49:00Z">
        <w:r w:rsidR="00B559D8">
          <w:rPr>
            <w:rFonts w:ascii="Times New Roman" w:hAnsi="Times New Roman" w:cs="Times New Roman"/>
            <w:color w:val="000000" w:themeColor="text1"/>
            <w:lang w:val="en-US"/>
          </w:rPr>
          <w:t>who</w:t>
        </w:r>
        <w:r w:rsidR="00B559D8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vote for RWP parties are more climate </w:t>
      </w:r>
      <w:del w:id="57" w:author="Charlotte Sophia Bez" w:date="2024-02-02T14:49:00Z">
        <w:r w:rsidRPr="005A357E" w:rsidDel="00B559D8">
          <w:rPr>
            <w:rFonts w:ascii="Times New Roman" w:hAnsi="Times New Roman" w:cs="Times New Roman"/>
            <w:color w:val="000000" w:themeColor="text1"/>
            <w:lang w:val="en-US"/>
          </w:rPr>
          <w:delText>skeptic</w:delText>
        </w:r>
      </w:del>
      <w:ins w:id="58" w:author="Charlotte Sophia Bez" w:date="2024-02-02T14:49:00Z">
        <w:r w:rsidR="00B559D8">
          <w:rPr>
            <w:rFonts w:ascii="Times New Roman" w:hAnsi="Times New Roman" w:cs="Times New Roman"/>
            <w:color w:val="000000" w:themeColor="text1"/>
            <w:lang w:val="en-US"/>
          </w:rPr>
          <w:t>skeptics</w:t>
        </w:r>
      </w:ins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, this paper will examine to what </w:t>
      </w:r>
      <w:del w:id="59" w:author="Charlotte Sophia Bez" w:date="2024-02-02T14:50:00Z">
        <w:r w:rsidRPr="005A357E" w:rsidDel="00B559D8">
          <w:rPr>
            <w:rFonts w:ascii="Times New Roman" w:hAnsi="Times New Roman" w:cs="Times New Roman"/>
            <w:color w:val="000000" w:themeColor="text1"/>
            <w:lang w:val="en-US"/>
          </w:rPr>
          <w:delText>extend</w:delText>
        </w:r>
        <w:r w:rsidR="00FB65CD" w:rsidRPr="005A357E" w:rsidDel="00B559D8">
          <w:rPr>
            <w:rFonts w:ascii="Times New Roman" w:hAnsi="Times New Roman" w:cs="Times New Roman"/>
            <w:color w:val="000000" w:themeColor="text1"/>
            <w:lang w:val="en-US"/>
          </w:rPr>
          <w:delText xml:space="preserve"> </w:delText>
        </w:r>
      </w:del>
      <w:ins w:id="60" w:author="Charlotte Sophia Bez" w:date="2024-02-02T14:50:00Z">
        <w:r w:rsidR="00B559D8">
          <w:rPr>
            <w:rFonts w:ascii="Times New Roman" w:hAnsi="Times New Roman" w:cs="Times New Roman"/>
            <w:color w:val="000000" w:themeColor="text1"/>
            <w:lang w:val="en-US"/>
          </w:rPr>
          <w:t>extent</w:t>
        </w:r>
        <w:r w:rsidR="00B559D8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r w:rsidR="00FB65CD" w:rsidRPr="005A357E">
        <w:rPr>
          <w:rFonts w:ascii="Times New Roman" w:hAnsi="Times New Roman" w:cs="Times New Roman"/>
          <w:color w:val="000000" w:themeColor="text1"/>
          <w:lang w:val="en-US"/>
        </w:rPr>
        <w:t>aligning with</w:t>
      </w:r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 RWP </w:t>
      </w:r>
      <w:r w:rsidR="00FB65CD" w:rsidRPr="005A357E">
        <w:rPr>
          <w:rFonts w:ascii="Times New Roman" w:hAnsi="Times New Roman" w:cs="Times New Roman"/>
          <w:color w:val="000000" w:themeColor="text1"/>
          <w:lang w:val="en-US"/>
        </w:rPr>
        <w:t xml:space="preserve">parties </w:t>
      </w:r>
      <w:r w:rsidRPr="005A357E">
        <w:rPr>
          <w:rFonts w:ascii="Times New Roman" w:hAnsi="Times New Roman" w:cs="Times New Roman"/>
          <w:color w:val="000000" w:themeColor="text1"/>
          <w:lang w:val="en-US"/>
        </w:rPr>
        <w:t>affect</w:t>
      </w:r>
      <w:ins w:id="61" w:author="Charlotte Sophia Bez" w:date="2024-02-02T14:50:00Z">
        <w:r w:rsidR="00B559D8">
          <w:rPr>
            <w:rFonts w:ascii="Times New Roman" w:hAnsi="Times New Roman" w:cs="Times New Roman"/>
            <w:color w:val="000000" w:themeColor="text1"/>
            <w:lang w:val="en-US"/>
          </w:rPr>
          <w:t>s</w:t>
        </w:r>
      </w:ins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 an individual’s climate change concern, </w:t>
      </w:r>
      <w:r w:rsidR="00E57A9B" w:rsidRPr="005A357E">
        <w:rPr>
          <w:rFonts w:ascii="Times New Roman" w:hAnsi="Times New Roman" w:cs="Times New Roman"/>
          <w:color w:val="000000" w:themeColor="text1"/>
          <w:lang w:val="en-US"/>
        </w:rPr>
        <w:t xml:space="preserve">accounting for </w:t>
      </w:r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multiple regional and individual economic determinants that have been </w:t>
      </w:r>
      <w:r w:rsidR="00312248">
        <w:rPr>
          <w:rFonts w:ascii="Times New Roman" w:hAnsi="Times New Roman" w:cs="Times New Roman"/>
          <w:color w:val="000000" w:themeColor="text1"/>
          <w:lang w:val="en-US"/>
        </w:rPr>
        <w:t>found</w:t>
      </w:r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 to endorsing RWP parties. </w:t>
      </w:r>
      <w:r w:rsidR="00AC4A36" w:rsidRPr="005A357E">
        <w:rPr>
          <w:rFonts w:ascii="Times New Roman" w:hAnsi="Times New Roman" w:cs="Times New Roman"/>
          <w:color w:val="000000" w:themeColor="text1"/>
          <w:lang w:val="en-US"/>
        </w:rPr>
        <w:t>In doing so,</w:t>
      </w:r>
      <w:r w:rsidR="00F46F54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the paper also</w:t>
      </w:r>
      <w:r w:rsidR="00AC4A36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F46F54" w:rsidRPr="005A357E">
        <w:rPr>
          <w:rFonts w:ascii="Times New Roman" w:hAnsi="Times New Roman" w:cs="Times New Roman"/>
          <w:color w:val="000000" w:themeColor="text1"/>
          <w:lang w:val="en-US"/>
        </w:rPr>
        <w:t xml:space="preserve">aims to respond to previously posed research questions, including </w:t>
      </w:r>
      <w:r w:rsidR="00AC4A36" w:rsidRPr="005A357E">
        <w:rPr>
          <w:rFonts w:ascii="Times New Roman" w:hAnsi="Times New Roman" w:cs="Times New Roman"/>
          <w:color w:val="000000" w:themeColor="text1"/>
          <w:lang w:val="en-US"/>
        </w:rPr>
        <w:t>how concerns differ between individuals voting RWP and those not supporting RWP in comparable economic contexts (for example among the economically ‘left behind')</w:t>
      </w:r>
      <w:r w:rsidR="00F46F54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(Lockwood, 2018). Additionally, the paper will analyze the degree to which concerns are related to a </w:t>
      </w:r>
      <w:r w:rsidR="00312248" w:rsidRPr="005A357E">
        <w:rPr>
          <w:rFonts w:ascii="Times New Roman" w:hAnsi="Times New Roman" w:cs="Times New Roman"/>
          <w:color w:val="000000" w:themeColor="text1"/>
          <w:lang w:val="en-US"/>
        </w:rPr>
        <w:t>wide range</w:t>
      </w:r>
      <w:r w:rsidR="00F46F54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of regional and individual economic determinants </w:t>
      </w:r>
      <w:r w:rsidR="00312248">
        <w:rPr>
          <w:rFonts w:ascii="Times New Roman" w:hAnsi="Times New Roman" w:cs="Times New Roman"/>
          <w:color w:val="000000" w:themeColor="text1"/>
          <w:lang w:val="en-US"/>
        </w:rPr>
        <w:t>that</w:t>
      </w:r>
      <w:r w:rsidR="00F46F54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have not been considered in previous research.</w:t>
      </w:r>
    </w:p>
    <w:p w14:paraId="5F902C9C" w14:textId="77777777" w:rsidR="00296412" w:rsidRPr="005A357E" w:rsidRDefault="00296412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4FE0E0EA" w14:textId="77777777" w:rsidR="00390009" w:rsidRPr="005A357E" w:rsidRDefault="00390009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7854D511" w14:textId="77777777" w:rsidR="00390009" w:rsidRPr="005A357E" w:rsidRDefault="00390009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42D61CDC" w14:textId="77777777" w:rsidR="00390009" w:rsidRPr="005A357E" w:rsidRDefault="00390009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3A2C8189" w14:textId="77777777" w:rsidR="00390009" w:rsidRPr="005A357E" w:rsidRDefault="00390009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322C1498" w14:textId="77777777" w:rsidR="00390009" w:rsidRPr="005A357E" w:rsidRDefault="00390009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1B8B6A88" w14:textId="77777777" w:rsidR="00390009" w:rsidRPr="005A357E" w:rsidRDefault="00390009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02B80FB8" w14:textId="77777777" w:rsidR="00390009" w:rsidRPr="005A357E" w:rsidRDefault="00390009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27680AFA" w14:textId="77777777" w:rsidR="00390009" w:rsidRPr="005A357E" w:rsidRDefault="00390009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29767902" w14:textId="596C7A23" w:rsidR="00296412" w:rsidRPr="005A357E" w:rsidRDefault="00296412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  <w:r w:rsidRPr="005A357E">
        <w:rPr>
          <w:rFonts w:ascii="Times New Roman" w:hAnsi="Times New Roman" w:cs="Times New Roman"/>
          <w:color w:val="000000" w:themeColor="text1"/>
          <w:lang w:val="en-US"/>
        </w:rPr>
        <w:t>Methods &amp; Data</w:t>
      </w:r>
    </w:p>
    <w:p w14:paraId="04E967A5" w14:textId="200F6665" w:rsidR="00890F8C" w:rsidRPr="005A357E" w:rsidRDefault="00226664" w:rsidP="00AD37BC">
      <w:pPr>
        <w:pStyle w:val="NormalWeb"/>
        <w:rPr>
          <w:color w:val="000000" w:themeColor="text1"/>
          <w:lang w:val="en-US"/>
        </w:rPr>
      </w:pPr>
      <w:r w:rsidRPr="005A357E">
        <w:rPr>
          <w:color w:val="000000" w:themeColor="text1"/>
          <w:lang w:val="en-US"/>
        </w:rPr>
        <w:t>To answer the research question</w:t>
      </w:r>
      <w:ins w:id="62" w:author="Charlotte Sophia Bez" w:date="2024-02-02T14:51:00Z">
        <w:r w:rsidR="00ED3391">
          <w:rPr>
            <w:color w:val="000000" w:themeColor="text1"/>
            <w:lang w:val="en-US"/>
          </w:rPr>
          <w:t>s</w:t>
        </w:r>
      </w:ins>
      <w:r w:rsidRPr="005A357E">
        <w:rPr>
          <w:color w:val="000000" w:themeColor="text1"/>
          <w:lang w:val="en-US"/>
        </w:rPr>
        <w:t xml:space="preserve">, the paper will </w:t>
      </w:r>
      <w:r w:rsidR="00E57A9B" w:rsidRPr="005A357E">
        <w:rPr>
          <w:color w:val="000000" w:themeColor="text1"/>
          <w:lang w:val="en-US"/>
        </w:rPr>
        <w:t xml:space="preserve">deploy </w:t>
      </w:r>
      <w:r w:rsidR="002E211C" w:rsidRPr="005A357E">
        <w:rPr>
          <w:color w:val="000000" w:themeColor="text1"/>
          <w:lang w:val="en-US"/>
        </w:rPr>
        <w:t>C</w:t>
      </w:r>
      <w:r w:rsidR="00E57A9B" w:rsidRPr="005A357E">
        <w:rPr>
          <w:color w:val="000000" w:themeColor="text1"/>
          <w:lang w:val="en-US"/>
        </w:rPr>
        <w:t xml:space="preserve">ausal </w:t>
      </w:r>
      <w:r w:rsidR="002E211C" w:rsidRPr="005A357E">
        <w:rPr>
          <w:color w:val="000000" w:themeColor="text1"/>
          <w:lang w:val="en-US"/>
        </w:rPr>
        <w:t>F</w:t>
      </w:r>
      <w:r w:rsidR="00E57A9B" w:rsidRPr="005A357E">
        <w:rPr>
          <w:color w:val="000000" w:themeColor="text1"/>
          <w:lang w:val="en-US"/>
        </w:rPr>
        <w:t>orests</w:t>
      </w:r>
      <w:ins w:id="63" w:author="Charlotte Sophia Bez" w:date="2024-02-02T14:51:00Z">
        <w:r w:rsidR="00ED3391">
          <w:rPr>
            <w:color w:val="000000" w:themeColor="text1"/>
            <w:lang w:val="en-US"/>
          </w:rPr>
          <w:t xml:space="preserve"> methods</w:t>
        </w:r>
      </w:ins>
      <w:r w:rsidR="00E57A9B" w:rsidRPr="005A357E">
        <w:rPr>
          <w:color w:val="000000" w:themeColor="text1"/>
          <w:lang w:val="en-US"/>
        </w:rPr>
        <w:t xml:space="preserve"> </w:t>
      </w:r>
      <w:ins w:id="64" w:author="Charlotte Sophia Bez" w:date="2024-02-02T14:53:00Z">
        <w:r w:rsidR="00463971">
          <w:rPr>
            <w:color w:val="000000" w:themeColor="text1"/>
            <w:lang w:val="en-US"/>
          </w:rPr>
          <w:t xml:space="preserve">– an </w:t>
        </w:r>
        <w:r w:rsidR="00463971" w:rsidRPr="00463971">
          <w:rPr>
            <w:color w:val="000000" w:themeColor="text1"/>
            <w:lang w:val="en-US"/>
          </w:rPr>
          <w:t>extension of Random Forests</w:t>
        </w:r>
        <w:r w:rsidR="00463971">
          <w:rPr>
            <w:color w:val="000000" w:themeColor="text1"/>
            <w:lang w:val="en-US"/>
          </w:rPr>
          <w:t xml:space="preserve"> -</w:t>
        </w:r>
        <w:r w:rsidR="00463971" w:rsidRPr="00463971">
          <w:rPr>
            <w:color w:val="000000" w:themeColor="text1"/>
            <w:lang w:val="en-US"/>
          </w:rPr>
          <w:t xml:space="preserve"> </w:t>
        </w:r>
      </w:ins>
      <w:r w:rsidR="002E211C" w:rsidRPr="005A357E">
        <w:rPr>
          <w:color w:val="000000" w:themeColor="text1"/>
          <w:lang w:val="en-US"/>
        </w:rPr>
        <w:t>to obtain</w:t>
      </w:r>
      <w:r w:rsidR="00E57A9B" w:rsidRPr="005A357E">
        <w:rPr>
          <w:color w:val="000000" w:themeColor="text1"/>
          <w:lang w:val="en-US"/>
        </w:rPr>
        <w:t xml:space="preserve"> the conditional average treatment effect of endorsing RWP on climate change concern</w:t>
      </w:r>
      <w:r w:rsidR="00DE45EB">
        <w:rPr>
          <w:color w:val="000000" w:themeColor="text1"/>
          <w:lang w:val="en-US"/>
        </w:rPr>
        <w:t xml:space="preserve"> for different values of the covariates</w:t>
      </w:r>
      <w:r w:rsidR="00D24EAA">
        <w:rPr>
          <w:color w:val="000000" w:themeColor="text1"/>
          <w:lang w:val="en-US"/>
        </w:rPr>
        <w:t xml:space="preserve">. </w:t>
      </w:r>
      <w:r w:rsidR="00F174F1" w:rsidRPr="005A357E">
        <w:rPr>
          <w:color w:val="000000" w:themeColor="text1"/>
          <w:lang w:val="en-US"/>
        </w:rPr>
        <w:t xml:space="preserve">As political polarization of climate change is far more pronounced in Western than Eastern European </w:t>
      </w:r>
      <w:r w:rsidR="007C3D6E" w:rsidRPr="005A357E">
        <w:rPr>
          <w:color w:val="000000" w:themeColor="text1"/>
          <w:lang w:val="en-US"/>
        </w:rPr>
        <w:t>c</w:t>
      </w:r>
      <w:r w:rsidR="00F174F1" w:rsidRPr="005A357E">
        <w:rPr>
          <w:color w:val="000000" w:themeColor="text1"/>
          <w:lang w:val="en-US"/>
        </w:rPr>
        <w:t>ountries</w:t>
      </w:r>
      <w:ins w:id="65" w:author="Charlotte Sophia Bez" w:date="2024-02-02T14:51:00Z">
        <w:r w:rsidR="00ED3391">
          <w:rPr>
            <w:color w:val="000000" w:themeColor="text1"/>
            <w:lang w:val="en-US"/>
          </w:rPr>
          <w:t xml:space="preserve"> (citation)</w:t>
        </w:r>
      </w:ins>
      <w:r w:rsidR="00F174F1" w:rsidRPr="005A357E">
        <w:rPr>
          <w:color w:val="000000" w:themeColor="text1"/>
          <w:lang w:val="en-US"/>
        </w:rPr>
        <w:t xml:space="preserve">, the effect of RWP on climate change </w:t>
      </w:r>
      <w:del w:id="66" w:author="Charlotte Sophia Bez" w:date="2024-02-02T14:51:00Z">
        <w:r w:rsidR="00F174F1" w:rsidRPr="005A357E" w:rsidDel="006C0E8F">
          <w:rPr>
            <w:color w:val="000000" w:themeColor="text1"/>
            <w:lang w:val="en-US"/>
          </w:rPr>
          <w:delText xml:space="preserve">concern </w:delText>
        </w:r>
      </w:del>
      <w:ins w:id="67" w:author="Charlotte Sophia Bez" w:date="2024-02-02T14:51:00Z">
        <w:r w:rsidR="006C0E8F">
          <w:rPr>
            <w:color w:val="000000" w:themeColor="text1"/>
            <w:lang w:val="en-US"/>
          </w:rPr>
          <w:t>concerns</w:t>
        </w:r>
        <w:r w:rsidR="006C0E8F" w:rsidRPr="005A357E">
          <w:rPr>
            <w:color w:val="000000" w:themeColor="text1"/>
            <w:lang w:val="en-US"/>
          </w:rPr>
          <w:t xml:space="preserve"> </w:t>
        </w:r>
      </w:ins>
      <w:r w:rsidR="00F174F1" w:rsidRPr="005A357E">
        <w:rPr>
          <w:color w:val="000000" w:themeColor="text1"/>
          <w:lang w:val="en-US"/>
        </w:rPr>
        <w:t xml:space="preserve">is likely to vary </w:t>
      </w:r>
      <w:ins w:id="68" w:author="Charlotte Sophia Bez" w:date="2024-02-02T14:52:00Z">
        <w:r w:rsidR="006C0E8F">
          <w:rPr>
            <w:color w:val="000000" w:themeColor="text1"/>
            <w:lang w:val="en-US"/>
          </w:rPr>
          <w:t>across regions</w:t>
        </w:r>
      </w:ins>
      <w:del w:id="69" w:author="Charlotte Sophia Bez" w:date="2024-02-02T14:52:00Z">
        <w:r w:rsidR="00F174F1" w:rsidRPr="005A357E" w:rsidDel="006C0E8F">
          <w:rPr>
            <w:color w:val="000000" w:themeColor="text1"/>
            <w:lang w:val="en-US"/>
          </w:rPr>
          <w:delText>within the regional differences of our sample</w:delText>
        </w:r>
      </w:del>
      <w:r w:rsidR="00272777" w:rsidRPr="005A357E">
        <w:rPr>
          <w:color w:val="000000" w:themeColor="text1"/>
          <w:lang w:val="en-US"/>
        </w:rPr>
        <w:t xml:space="preserve"> </w:t>
      </w:r>
      <w:r w:rsidR="00272777" w:rsidRPr="005A357E">
        <w:rPr>
          <w:color w:val="000000" w:themeColor="text1"/>
        </w:rPr>
        <w:t>(</w:t>
      </w:r>
      <w:proofErr w:type="spellStart"/>
      <w:r w:rsidR="00272777" w:rsidRPr="005A357E">
        <w:rPr>
          <w:color w:val="000000" w:themeColor="text1"/>
        </w:rPr>
        <w:t>McCright</w:t>
      </w:r>
      <w:proofErr w:type="spellEnd"/>
      <w:r w:rsidR="00272777" w:rsidRPr="005A357E">
        <w:rPr>
          <w:color w:val="000000" w:themeColor="text1"/>
        </w:rPr>
        <w:t xml:space="preserve"> </w:t>
      </w:r>
      <w:r w:rsidR="00272777" w:rsidRPr="005A357E">
        <w:rPr>
          <w:i/>
          <w:iCs/>
          <w:color w:val="000000" w:themeColor="text1"/>
        </w:rPr>
        <w:t>et al</w:t>
      </w:r>
      <w:r w:rsidR="00272777" w:rsidRPr="005A357E">
        <w:rPr>
          <w:color w:val="000000" w:themeColor="text1"/>
        </w:rPr>
        <w:t>. 2016</w:t>
      </w:r>
      <w:r w:rsidR="00272777" w:rsidRPr="005A357E">
        <w:rPr>
          <w:color w:val="000000" w:themeColor="text1"/>
          <w:lang w:val="en-US"/>
        </w:rPr>
        <w:t>).</w:t>
      </w:r>
      <w:r w:rsidR="002E211C" w:rsidRPr="005A357E">
        <w:rPr>
          <w:color w:val="000000" w:themeColor="text1"/>
          <w:lang w:val="en-US"/>
        </w:rPr>
        <w:t xml:space="preserve"> </w:t>
      </w:r>
      <w:r w:rsidR="00296412" w:rsidRPr="005A357E">
        <w:rPr>
          <w:color w:val="000000" w:themeColor="text1"/>
          <w:lang w:val="en-US"/>
        </w:rPr>
        <w:t xml:space="preserve">Addressing the heterogeneous treatment effects associated with RWP, the application of Causal Forests appears especially valuable </w:t>
      </w:r>
      <w:r w:rsidR="002E211C" w:rsidRPr="005A357E">
        <w:rPr>
          <w:color w:val="000000" w:themeColor="text1"/>
          <w:lang w:val="en-US"/>
        </w:rPr>
        <w:t xml:space="preserve">to understand how the treatment effect varies across different </w:t>
      </w:r>
      <w:r w:rsidR="00EB3E75" w:rsidRPr="005A357E">
        <w:rPr>
          <w:color w:val="000000" w:themeColor="text1"/>
          <w:lang w:val="en-US"/>
        </w:rPr>
        <w:t xml:space="preserve">(regional) </w:t>
      </w:r>
      <w:r w:rsidR="002E211C" w:rsidRPr="005A357E">
        <w:rPr>
          <w:color w:val="000000" w:themeColor="text1"/>
          <w:lang w:val="en-US"/>
        </w:rPr>
        <w:t xml:space="preserve">subgroups </w:t>
      </w:r>
      <w:r w:rsidR="00296412" w:rsidRPr="005A357E">
        <w:rPr>
          <w:color w:val="000000" w:themeColor="text1"/>
          <w:lang w:val="en-US"/>
        </w:rPr>
        <w:t xml:space="preserve">of </w:t>
      </w:r>
      <w:r w:rsidR="002E211C" w:rsidRPr="005A357E">
        <w:rPr>
          <w:color w:val="000000" w:themeColor="text1"/>
          <w:lang w:val="en-US"/>
        </w:rPr>
        <w:t xml:space="preserve">our </w:t>
      </w:r>
      <w:r w:rsidR="00EB3E75" w:rsidRPr="005A357E">
        <w:rPr>
          <w:color w:val="000000" w:themeColor="text1"/>
          <w:lang w:val="en-US"/>
        </w:rPr>
        <w:t>data</w:t>
      </w:r>
      <w:r w:rsidR="002E211C" w:rsidRPr="005A357E">
        <w:rPr>
          <w:color w:val="000000" w:themeColor="text1"/>
          <w:lang w:val="en-US"/>
        </w:rPr>
        <w:t xml:space="preserve">. </w:t>
      </w:r>
    </w:p>
    <w:p w14:paraId="7482A864" w14:textId="7FB26E9A" w:rsidR="00601AF1" w:rsidRPr="00C62554" w:rsidRDefault="002E211C" w:rsidP="005461B8">
      <w:pPr>
        <w:pStyle w:val="NormalWeb"/>
        <w:rPr>
          <w:color w:val="000000" w:themeColor="text1"/>
          <w:lang w:val="en-US"/>
        </w:rPr>
      </w:pPr>
      <w:r w:rsidRPr="005A357E">
        <w:rPr>
          <w:color w:val="000000" w:themeColor="text1"/>
          <w:lang w:val="en-US"/>
        </w:rPr>
        <w:t>Moreover, Causal Forests, being non-parametric, are advantageous</w:t>
      </w:r>
      <w:r w:rsidR="006C4A9B" w:rsidRPr="005A357E">
        <w:rPr>
          <w:color w:val="000000" w:themeColor="text1"/>
          <w:lang w:val="en-US"/>
        </w:rPr>
        <w:t xml:space="preserve"> over conventional regression techniques</w:t>
      </w:r>
      <w:r w:rsidRPr="005A357E">
        <w:rPr>
          <w:color w:val="000000" w:themeColor="text1"/>
          <w:lang w:val="en-US"/>
        </w:rPr>
        <w:t xml:space="preserve"> as they make fewer assumptions about the underlying data distribution</w:t>
      </w:r>
      <w:r w:rsidR="00032530" w:rsidRPr="005A357E">
        <w:rPr>
          <w:color w:val="000000" w:themeColor="text1"/>
          <w:lang w:val="en-US"/>
        </w:rPr>
        <w:t xml:space="preserve"> and </w:t>
      </w:r>
      <w:r w:rsidR="00E00FE2" w:rsidRPr="005A357E">
        <w:rPr>
          <w:color w:val="000000" w:themeColor="text1"/>
          <w:lang w:val="en-US"/>
        </w:rPr>
        <w:t>can</w:t>
      </w:r>
      <w:r w:rsidR="006C4A9B" w:rsidRPr="005A357E">
        <w:rPr>
          <w:color w:val="000000" w:themeColor="text1"/>
          <w:lang w:val="en-US"/>
        </w:rPr>
        <w:t xml:space="preserve"> capture complex non-linear relationships </w:t>
      </w:r>
      <w:r w:rsidR="00032530" w:rsidRPr="005A357E">
        <w:rPr>
          <w:color w:val="000000" w:themeColor="text1"/>
          <w:lang w:val="en-US"/>
        </w:rPr>
        <w:t xml:space="preserve">even in the presence of high-dimensional interactions among covariates and multi-level clustered data (Levi, 2020). </w:t>
      </w:r>
      <w:r w:rsidR="00AD37BC" w:rsidRPr="005A357E">
        <w:rPr>
          <w:color w:val="000000" w:themeColor="text1"/>
          <w:lang w:val="en-US"/>
        </w:rPr>
        <w:t xml:space="preserve">This proves beneficial for two key reasons: firstly, due to the hierarchical structure of our data, encompassing country, regional, and individual levels; and secondly, because numerous variables, including political ideology and age, are known for their non-linear </w:t>
      </w:r>
      <w:r w:rsidR="00E00FE2" w:rsidRPr="005A357E">
        <w:rPr>
          <w:color w:val="000000" w:themeColor="text1"/>
          <w:lang w:val="en-US"/>
        </w:rPr>
        <w:t>relationship</w:t>
      </w:r>
      <w:r w:rsidR="00AD37BC" w:rsidRPr="005A357E">
        <w:rPr>
          <w:color w:val="000000" w:themeColor="text1"/>
          <w:lang w:val="en-US"/>
        </w:rPr>
        <w:t xml:space="preserve"> </w:t>
      </w:r>
      <w:r w:rsidR="00E00FE2" w:rsidRPr="005A357E">
        <w:rPr>
          <w:color w:val="000000" w:themeColor="text1"/>
          <w:lang w:val="en-US"/>
        </w:rPr>
        <w:t>with</w:t>
      </w:r>
      <w:r w:rsidR="00AD37BC" w:rsidRPr="005A357E">
        <w:rPr>
          <w:color w:val="000000" w:themeColor="text1"/>
          <w:lang w:val="en-US"/>
        </w:rPr>
        <w:t xml:space="preserve"> climate change concern (Huber, 2020</w:t>
      </w:r>
      <w:r w:rsidR="00E00FE2" w:rsidRPr="005A357E">
        <w:rPr>
          <w:color w:val="000000" w:themeColor="text1"/>
          <w:lang w:val="en-US"/>
        </w:rPr>
        <w:t xml:space="preserve">; Scruggs &amp; </w:t>
      </w:r>
      <w:proofErr w:type="spellStart"/>
      <w:r w:rsidR="00E00FE2" w:rsidRPr="005A357E">
        <w:rPr>
          <w:color w:val="000000" w:themeColor="text1"/>
          <w:lang w:val="en-US"/>
        </w:rPr>
        <w:t>Benegal</w:t>
      </w:r>
      <w:proofErr w:type="spellEnd"/>
      <w:r w:rsidR="00E00FE2" w:rsidRPr="005A357E">
        <w:rPr>
          <w:color w:val="000000" w:themeColor="text1"/>
          <w:lang w:val="en-US"/>
        </w:rPr>
        <w:t>, 2012</w:t>
      </w:r>
      <w:r w:rsidR="00AD37BC" w:rsidRPr="005A357E">
        <w:rPr>
          <w:color w:val="000000" w:themeColor="text1"/>
          <w:lang w:val="en-US"/>
        </w:rPr>
        <w:t>)</w:t>
      </w:r>
      <w:r w:rsidR="009B0358">
        <w:rPr>
          <w:color w:val="000000" w:themeColor="text1"/>
          <w:lang w:val="en-US"/>
        </w:rPr>
        <w:br/>
      </w:r>
      <w:r w:rsidR="009B0358">
        <w:rPr>
          <w:color w:val="000000" w:themeColor="text1"/>
          <w:lang w:val="en-US"/>
        </w:rPr>
        <w:br/>
      </w:r>
      <w:r w:rsidR="009B0358" w:rsidRPr="009B0358">
        <w:rPr>
          <w:color w:val="000000" w:themeColor="text1"/>
          <w:lang w:val="en-US"/>
        </w:rPr>
        <w:t xml:space="preserve">The research </w:t>
      </w:r>
      <w:del w:id="70" w:author="Charlotte Sophia Bez" w:date="2024-02-02T14:54:00Z">
        <w:r w:rsidR="009B0358" w:rsidRPr="009B0358" w:rsidDel="001E4B0A">
          <w:rPr>
            <w:color w:val="000000" w:themeColor="text1"/>
            <w:lang w:val="en-US"/>
          </w:rPr>
          <w:delText>will primarily utilize</w:delText>
        </w:r>
      </w:del>
      <w:ins w:id="71" w:author="Charlotte Sophia Bez" w:date="2024-02-02T14:54:00Z">
        <w:r w:rsidR="001E4B0A">
          <w:rPr>
            <w:color w:val="000000" w:themeColor="text1"/>
            <w:lang w:val="en-US"/>
          </w:rPr>
          <w:t>exploits</w:t>
        </w:r>
      </w:ins>
      <w:r w:rsidR="009B0358" w:rsidRPr="009B0358">
        <w:rPr>
          <w:color w:val="000000" w:themeColor="text1"/>
          <w:lang w:val="en-US"/>
        </w:rPr>
        <w:t xml:space="preserve"> data from the 10th </w:t>
      </w:r>
      <w:del w:id="72" w:author="Charlotte Sophia Bez" w:date="2024-02-02T14:54:00Z">
        <w:r w:rsidR="009B0358" w:rsidRPr="009B0358" w:rsidDel="001E4B0A">
          <w:rPr>
            <w:color w:val="000000" w:themeColor="text1"/>
            <w:lang w:val="en-US"/>
          </w:rPr>
          <w:delText xml:space="preserve">edition </w:delText>
        </w:r>
      </w:del>
      <w:ins w:id="73" w:author="Charlotte Sophia Bez" w:date="2024-02-02T14:54:00Z">
        <w:r w:rsidR="001E4B0A">
          <w:rPr>
            <w:color w:val="000000" w:themeColor="text1"/>
            <w:lang w:val="en-US"/>
          </w:rPr>
          <w:t>wave</w:t>
        </w:r>
        <w:r w:rsidR="001E4B0A" w:rsidRPr="009B0358">
          <w:rPr>
            <w:color w:val="000000" w:themeColor="text1"/>
            <w:lang w:val="en-US"/>
          </w:rPr>
          <w:t xml:space="preserve"> </w:t>
        </w:r>
      </w:ins>
      <w:r w:rsidR="009B0358" w:rsidRPr="009B0358">
        <w:rPr>
          <w:color w:val="000000" w:themeColor="text1"/>
          <w:lang w:val="en-US"/>
        </w:rPr>
        <w:t>of the European Social Survey</w:t>
      </w:r>
      <w:ins w:id="74" w:author="Charlotte Sophia Bez" w:date="2024-02-02T14:54:00Z">
        <w:r w:rsidR="001E4B0A">
          <w:rPr>
            <w:color w:val="000000" w:themeColor="text1"/>
            <w:lang w:val="en-US"/>
          </w:rPr>
          <w:t xml:space="preserve"> (ESS)</w:t>
        </w:r>
      </w:ins>
      <w:r w:rsidR="009B0358" w:rsidRPr="009B0358">
        <w:rPr>
          <w:color w:val="000000" w:themeColor="text1"/>
          <w:lang w:val="en-US"/>
        </w:rPr>
        <w:t>, a cross-national large-scale sample survey</w:t>
      </w:r>
      <w:ins w:id="75" w:author="Charlotte Sophia Bez" w:date="2024-02-02T14:54:00Z">
        <w:r w:rsidR="001E4B0A">
          <w:rPr>
            <w:color w:val="000000" w:themeColor="text1"/>
            <w:lang w:val="en-US"/>
          </w:rPr>
          <w:t xml:space="preserve"> (citation)</w:t>
        </w:r>
      </w:ins>
      <w:r w:rsidR="009B0358" w:rsidRPr="009B0358">
        <w:rPr>
          <w:color w:val="000000" w:themeColor="text1"/>
          <w:lang w:val="en-US"/>
        </w:rPr>
        <w:t>.</w:t>
      </w:r>
      <w:r w:rsidR="00901D8A">
        <w:rPr>
          <w:color w:val="000000" w:themeColor="text1"/>
          <w:lang w:val="en-US"/>
        </w:rPr>
        <w:t xml:space="preserve"> </w:t>
      </w:r>
      <w:r w:rsidR="00901D8A" w:rsidRPr="00901D8A">
        <w:rPr>
          <w:color w:val="000000" w:themeColor="text1"/>
          <w:lang w:val="en-US"/>
        </w:rPr>
        <w:t xml:space="preserve">The ESS </w:t>
      </w:r>
      <w:del w:id="76" w:author="Charlotte Sophia Bez" w:date="2024-02-02T14:55:00Z">
        <w:r w:rsidR="00901D8A" w:rsidRPr="00901D8A" w:rsidDel="001E4B0A">
          <w:rPr>
            <w:color w:val="000000" w:themeColor="text1"/>
            <w:lang w:val="en-US"/>
          </w:rPr>
          <w:delText xml:space="preserve">will </w:delText>
        </w:r>
      </w:del>
      <w:r w:rsidR="00901D8A" w:rsidRPr="00901D8A">
        <w:rPr>
          <w:color w:val="000000" w:themeColor="text1"/>
          <w:lang w:val="en-US"/>
        </w:rPr>
        <w:t>provide</w:t>
      </w:r>
      <w:ins w:id="77" w:author="Charlotte Sophia Bez" w:date="2024-02-02T14:55:00Z">
        <w:r w:rsidR="001E4B0A">
          <w:rPr>
            <w:color w:val="000000" w:themeColor="text1"/>
            <w:lang w:val="en-US"/>
          </w:rPr>
          <w:t>s</w:t>
        </w:r>
      </w:ins>
      <w:r w:rsidR="00901D8A" w:rsidRPr="00901D8A">
        <w:rPr>
          <w:color w:val="000000" w:themeColor="text1"/>
          <w:lang w:val="en-US"/>
        </w:rPr>
        <w:t xml:space="preserve"> data on the independent variable,</w:t>
      </w:r>
      <w:r w:rsidR="00901D8A">
        <w:rPr>
          <w:color w:val="000000" w:themeColor="text1"/>
          <w:lang w:val="en-US"/>
        </w:rPr>
        <w:t xml:space="preserve"> </w:t>
      </w:r>
      <w:ins w:id="78" w:author="Charlotte Sophia Bez" w:date="2024-02-02T14:55:00Z">
        <w:r w:rsidR="001E4B0A">
          <w:rPr>
            <w:color w:val="000000" w:themeColor="text1"/>
            <w:lang w:val="en-US"/>
          </w:rPr>
          <w:t xml:space="preserve">i.e., </w:t>
        </w:r>
      </w:ins>
      <w:r w:rsidR="00901D8A" w:rsidRPr="00901D8A">
        <w:rPr>
          <w:color w:val="000000" w:themeColor="text1"/>
          <w:lang w:val="en-US"/>
        </w:rPr>
        <w:t xml:space="preserve">alignment with </w:t>
      </w:r>
      <w:del w:id="79" w:author="Charlotte Sophia Bez" w:date="2024-02-02T14:54:00Z">
        <w:r w:rsidR="00901D8A" w:rsidRPr="00901D8A" w:rsidDel="001E4B0A">
          <w:rPr>
            <w:color w:val="000000" w:themeColor="text1"/>
            <w:lang w:val="en-US"/>
          </w:rPr>
          <w:delText>Right-Wing Populist (</w:delText>
        </w:r>
      </w:del>
      <w:r w:rsidR="00901D8A" w:rsidRPr="00901D8A">
        <w:rPr>
          <w:color w:val="000000" w:themeColor="text1"/>
          <w:lang w:val="en-US"/>
        </w:rPr>
        <w:t>RWP</w:t>
      </w:r>
      <w:ins w:id="80" w:author="Charlotte Sophia Bez" w:date="2024-02-02T14:54:00Z">
        <w:r w:rsidR="001E4B0A">
          <w:rPr>
            <w:color w:val="000000" w:themeColor="text1"/>
            <w:lang w:val="en-US"/>
          </w:rPr>
          <w:t xml:space="preserve"> </w:t>
        </w:r>
      </w:ins>
      <w:del w:id="81" w:author="Charlotte Sophia Bez" w:date="2024-02-02T14:54:00Z">
        <w:r w:rsidR="00901D8A" w:rsidRPr="00901D8A" w:rsidDel="001E4B0A">
          <w:rPr>
            <w:color w:val="000000" w:themeColor="text1"/>
            <w:lang w:val="en-US"/>
          </w:rPr>
          <w:delText xml:space="preserve">) </w:delText>
        </w:r>
      </w:del>
      <w:r w:rsidR="00901D8A" w:rsidRPr="00901D8A">
        <w:rPr>
          <w:color w:val="000000" w:themeColor="text1"/>
          <w:lang w:val="en-US"/>
        </w:rPr>
        <w:t xml:space="preserve">parties, and the dependent variable, </w:t>
      </w:r>
      <w:ins w:id="82" w:author="Charlotte Sophia Bez" w:date="2024-02-02T14:55:00Z">
        <w:r w:rsidR="001E4B0A">
          <w:rPr>
            <w:color w:val="000000" w:themeColor="text1"/>
            <w:lang w:val="en-US"/>
          </w:rPr>
          <w:t xml:space="preserve">i.e., </w:t>
        </w:r>
      </w:ins>
      <w:r w:rsidR="00901D8A" w:rsidRPr="00901D8A">
        <w:rPr>
          <w:color w:val="000000" w:themeColor="text1"/>
          <w:lang w:val="en-US"/>
        </w:rPr>
        <w:t>climate change concern.</w:t>
      </w:r>
      <w:r w:rsidR="00AF3F61">
        <w:rPr>
          <w:color w:val="000000" w:themeColor="text1"/>
          <w:lang w:val="en-US"/>
        </w:rPr>
        <w:t xml:space="preserve"> </w:t>
      </w:r>
      <w:r w:rsidR="00901D8A" w:rsidRPr="00901D8A">
        <w:rPr>
          <w:color w:val="000000" w:themeColor="text1"/>
          <w:lang w:val="en-US"/>
        </w:rPr>
        <w:t>Additionally, sociodemographic variables like age, education, and gender, along with several confounding variables such as trust in science, political ideology,</w:t>
      </w:r>
      <w:r w:rsidR="00A33B18">
        <w:rPr>
          <w:color w:val="000000" w:themeColor="text1"/>
          <w:lang w:val="en-US"/>
        </w:rPr>
        <w:t xml:space="preserve"> national attachment</w:t>
      </w:r>
      <w:r w:rsidR="00901D8A" w:rsidRPr="00901D8A">
        <w:rPr>
          <w:color w:val="000000" w:themeColor="text1"/>
          <w:lang w:val="en-US"/>
        </w:rPr>
        <w:t>,</w:t>
      </w:r>
      <w:r w:rsidR="00A33B18">
        <w:rPr>
          <w:color w:val="000000" w:themeColor="text1"/>
          <w:lang w:val="en-US"/>
        </w:rPr>
        <w:t xml:space="preserve"> the respondent’s</w:t>
      </w:r>
      <w:r w:rsidR="00A33B18" w:rsidRPr="00901D8A">
        <w:rPr>
          <w:color w:val="000000" w:themeColor="text1"/>
          <w:lang w:val="en-US"/>
        </w:rPr>
        <w:t xml:space="preserve"> region</w:t>
      </w:r>
      <w:ins w:id="83" w:author="Charlotte Sophia Bez" w:date="2024-02-02T14:56:00Z">
        <w:r w:rsidR="008305B7">
          <w:rPr>
            <w:color w:val="000000" w:themeColor="text1"/>
            <w:lang w:val="en-US"/>
          </w:rPr>
          <w:t xml:space="preserve"> of residence</w:t>
        </w:r>
      </w:ins>
      <w:r w:rsidR="00A33B18">
        <w:rPr>
          <w:color w:val="000000" w:themeColor="text1"/>
          <w:lang w:val="en-US"/>
        </w:rPr>
        <w:t xml:space="preserve"> (NUTS</w:t>
      </w:r>
      <w:del w:id="84" w:author="Charlotte Sophia Bez" w:date="2024-02-02T14:56:00Z">
        <w:r w:rsidR="00A33B18" w:rsidDel="008305B7">
          <w:rPr>
            <w:color w:val="000000" w:themeColor="text1"/>
            <w:lang w:val="en-US"/>
          </w:rPr>
          <w:delText xml:space="preserve"> </w:delText>
        </w:r>
      </w:del>
      <w:r w:rsidR="005461B8">
        <w:rPr>
          <w:color w:val="000000" w:themeColor="text1"/>
          <w:lang w:val="en-US"/>
        </w:rPr>
        <w:t>3</w:t>
      </w:r>
      <w:r w:rsidR="00F51E01">
        <w:rPr>
          <w:color w:val="000000" w:themeColor="text1"/>
          <w:lang w:val="en-US"/>
        </w:rPr>
        <w:t>?</w:t>
      </w:r>
      <w:r w:rsidR="00A33B18">
        <w:rPr>
          <w:color w:val="000000" w:themeColor="text1"/>
          <w:lang w:val="en-US"/>
        </w:rPr>
        <w:t>)</w:t>
      </w:r>
      <w:r w:rsidR="005461B8">
        <w:rPr>
          <w:rStyle w:val="FootnoteReference"/>
          <w:color w:val="000000" w:themeColor="text1"/>
          <w:lang w:val="en-US"/>
        </w:rPr>
        <w:footnoteReference w:id="1"/>
      </w:r>
      <w:r w:rsidR="006A5676">
        <w:rPr>
          <w:color w:val="000000" w:themeColor="text1"/>
          <w:lang w:val="en-US"/>
        </w:rPr>
        <w:t xml:space="preserve">, </w:t>
      </w:r>
      <w:r w:rsidR="00A33B18">
        <w:rPr>
          <w:color w:val="000000" w:themeColor="text1"/>
          <w:lang w:val="en-US"/>
        </w:rPr>
        <w:t>the time spent using the internet as well as the t</w:t>
      </w:r>
      <w:r w:rsidR="00A33B18" w:rsidRPr="00A33B18">
        <w:rPr>
          <w:color w:val="000000" w:themeColor="text1"/>
          <w:lang w:val="en-US"/>
        </w:rPr>
        <w:t xml:space="preserve">ime spent </w:t>
      </w:r>
      <w:r w:rsidR="007C08C2">
        <w:rPr>
          <w:color w:val="000000" w:themeColor="text1"/>
          <w:lang w:val="en-US"/>
        </w:rPr>
        <w:t>consuming</w:t>
      </w:r>
      <w:r w:rsidR="00A33B18" w:rsidRPr="00A33B18">
        <w:rPr>
          <w:color w:val="000000" w:themeColor="text1"/>
          <w:lang w:val="en-US"/>
        </w:rPr>
        <w:t xml:space="preserve"> political news</w:t>
      </w:r>
      <w:r w:rsidR="00A33B18">
        <w:rPr>
          <w:color w:val="000000" w:themeColor="text1"/>
          <w:lang w:val="en-US"/>
        </w:rPr>
        <w:t>,</w:t>
      </w:r>
      <w:r w:rsidR="007C08C2">
        <w:rPr>
          <w:color w:val="000000" w:themeColor="text1"/>
          <w:lang w:val="en-US"/>
        </w:rPr>
        <w:t xml:space="preserve"> </w:t>
      </w:r>
      <w:r w:rsidR="00901D8A" w:rsidRPr="00901D8A">
        <w:rPr>
          <w:color w:val="000000" w:themeColor="text1"/>
          <w:lang w:val="en-US"/>
        </w:rPr>
        <w:t>will be sourced from the same dataset.</w:t>
      </w:r>
      <w:r w:rsidR="00901D8A">
        <w:rPr>
          <w:color w:val="000000" w:themeColor="text1"/>
          <w:lang w:val="en-US"/>
        </w:rPr>
        <w:t xml:space="preserve"> </w:t>
      </w:r>
      <w:r w:rsidR="009B0358" w:rsidRPr="009B0358">
        <w:rPr>
          <w:color w:val="000000" w:themeColor="text1"/>
          <w:lang w:val="en-US"/>
        </w:rPr>
        <w:t>Individual</w:t>
      </w:r>
      <w:ins w:id="85" w:author="Charlotte Sophia Bez" w:date="2024-02-02T14:56:00Z">
        <w:r w:rsidR="008305B7">
          <w:rPr>
            <w:color w:val="000000" w:themeColor="text1"/>
            <w:lang w:val="en-US"/>
          </w:rPr>
          <w:t>-</w:t>
        </w:r>
      </w:ins>
      <w:del w:id="86" w:author="Charlotte Sophia Bez" w:date="2024-02-02T14:56:00Z">
        <w:r w:rsidR="009B0358" w:rsidRPr="009B0358" w:rsidDel="008305B7">
          <w:rPr>
            <w:color w:val="000000" w:themeColor="text1"/>
            <w:lang w:val="en-US"/>
          </w:rPr>
          <w:delText xml:space="preserve"> </w:delText>
        </w:r>
      </w:del>
      <w:r w:rsidR="00870A65">
        <w:rPr>
          <w:color w:val="000000" w:themeColor="text1"/>
          <w:lang w:val="en-US"/>
        </w:rPr>
        <w:t xml:space="preserve">level </w:t>
      </w:r>
      <w:r w:rsidR="009B0358" w:rsidRPr="009B0358">
        <w:rPr>
          <w:color w:val="000000" w:themeColor="text1"/>
          <w:lang w:val="en-US"/>
        </w:rPr>
        <w:t>economic data, including household income</w:t>
      </w:r>
      <w:r w:rsidR="00F570B9">
        <w:rPr>
          <w:color w:val="000000" w:themeColor="text1"/>
          <w:lang w:val="en-US"/>
        </w:rPr>
        <w:t xml:space="preserve"> </w:t>
      </w:r>
      <w:r w:rsidR="006A5676">
        <w:rPr>
          <w:color w:val="000000" w:themeColor="text1"/>
          <w:lang w:val="en-US"/>
        </w:rPr>
        <w:t>(relative to country</w:t>
      </w:r>
      <w:r w:rsidR="00F570B9">
        <w:rPr>
          <w:color w:val="000000" w:themeColor="text1"/>
          <w:lang w:val="en-US"/>
        </w:rPr>
        <w:t>)</w:t>
      </w:r>
      <w:r w:rsidR="009B0358" w:rsidRPr="009B0358">
        <w:rPr>
          <w:color w:val="000000" w:themeColor="text1"/>
          <w:lang w:val="en-US"/>
        </w:rPr>
        <w:t xml:space="preserve">, </w:t>
      </w:r>
      <w:r w:rsidR="006A5676">
        <w:rPr>
          <w:color w:val="000000" w:themeColor="text1"/>
          <w:lang w:val="en-US"/>
        </w:rPr>
        <w:t xml:space="preserve">unemployment (and </w:t>
      </w:r>
      <w:r w:rsidR="009B0358" w:rsidRPr="009B0358">
        <w:rPr>
          <w:color w:val="000000" w:themeColor="text1"/>
          <w:lang w:val="en-US"/>
        </w:rPr>
        <w:t>recent unemployment</w:t>
      </w:r>
      <w:r w:rsidR="006A5676">
        <w:rPr>
          <w:color w:val="000000" w:themeColor="text1"/>
          <w:lang w:val="en-US"/>
        </w:rPr>
        <w:t>)</w:t>
      </w:r>
      <w:r w:rsidR="009B0358" w:rsidRPr="009B0358">
        <w:rPr>
          <w:color w:val="000000" w:themeColor="text1"/>
          <w:lang w:val="en-US"/>
        </w:rPr>
        <w:t>, union membership, and industry of employment</w:t>
      </w:r>
      <w:r w:rsidR="00DE45EB">
        <w:rPr>
          <w:color w:val="000000" w:themeColor="text1"/>
          <w:lang w:val="en-US"/>
        </w:rPr>
        <w:t xml:space="preserve"> (NACE 2.0)</w:t>
      </w:r>
      <w:r w:rsidR="009B0358" w:rsidRPr="009B0358">
        <w:rPr>
          <w:color w:val="000000" w:themeColor="text1"/>
          <w:lang w:val="en-US"/>
        </w:rPr>
        <w:t>, will also be extracted from the ESS.</w:t>
      </w:r>
      <w:r w:rsidR="009B0358">
        <w:rPr>
          <w:color w:val="000000" w:themeColor="text1"/>
          <w:lang w:val="en-US"/>
        </w:rPr>
        <w:br/>
      </w:r>
      <w:r w:rsidR="009B0358">
        <w:rPr>
          <w:color w:val="000000" w:themeColor="text1"/>
          <w:lang w:val="en-US"/>
        </w:rPr>
        <w:br/>
      </w:r>
      <w:r w:rsidR="009B0358" w:rsidRPr="009B0358">
        <w:rPr>
          <w:color w:val="000000" w:themeColor="text1"/>
          <w:lang w:val="en-US"/>
        </w:rPr>
        <w:t>Complementing individual economic data, regional</w:t>
      </w:r>
      <w:r w:rsidR="00F51E01">
        <w:rPr>
          <w:color w:val="000000" w:themeColor="text1"/>
          <w:lang w:val="en-US"/>
        </w:rPr>
        <w:t xml:space="preserve"> and national</w:t>
      </w:r>
      <w:r w:rsidR="009B0358" w:rsidRPr="009B0358">
        <w:rPr>
          <w:color w:val="000000" w:themeColor="text1"/>
          <w:lang w:val="en-US"/>
        </w:rPr>
        <w:t xml:space="preserve"> economic </w:t>
      </w:r>
      <w:r w:rsidR="00F51E01">
        <w:rPr>
          <w:color w:val="000000" w:themeColor="text1"/>
          <w:lang w:val="en-US"/>
        </w:rPr>
        <w:t xml:space="preserve">determinants that previously have been linked to the rise of RWP </w:t>
      </w:r>
      <w:r w:rsidR="009B0358" w:rsidRPr="009B0358">
        <w:rPr>
          <w:color w:val="000000" w:themeColor="text1"/>
          <w:lang w:val="en-US"/>
        </w:rPr>
        <w:t>will be incorporated, encompassing inequality, globalization, immigration</w:t>
      </w:r>
      <w:r w:rsidR="0002252C">
        <w:rPr>
          <w:color w:val="000000" w:themeColor="text1"/>
          <w:lang w:val="en-US"/>
        </w:rPr>
        <w:t xml:space="preserve">, </w:t>
      </w:r>
      <w:ins w:id="87" w:author="Charlotte Sophia Bez" w:date="2024-02-02T14:56:00Z">
        <w:r w:rsidR="008305B7">
          <w:rPr>
            <w:color w:val="000000" w:themeColor="text1"/>
            <w:lang w:val="en-US"/>
          </w:rPr>
          <w:t xml:space="preserve">and </w:t>
        </w:r>
      </w:ins>
      <w:r w:rsidR="0002252C">
        <w:rPr>
          <w:color w:val="000000" w:themeColor="text1"/>
          <w:lang w:val="en-US"/>
        </w:rPr>
        <w:t>social mobility.</w:t>
      </w:r>
      <w:r w:rsidR="00B86B69">
        <w:rPr>
          <w:color w:val="000000" w:themeColor="text1"/>
          <w:lang w:val="en-US"/>
        </w:rPr>
        <w:t xml:space="preserve"> </w:t>
      </w:r>
      <w:r w:rsidR="009551CE">
        <w:rPr>
          <w:color w:val="000000" w:themeColor="text1"/>
          <w:lang w:val="en-US"/>
        </w:rPr>
        <w:t xml:space="preserve">At the national level, the </w:t>
      </w:r>
      <w:del w:id="88" w:author="Charlotte Sophia Bez" w:date="2024-02-02T14:56:00Z">
        <w:r w:rsidR="009551CE" w:rsidDel="008305B7">
          <w:rPr>
            <w:color w:val="000000" w:themeColor="text1"/>
            <w:lang w:val="en-US"/>
          </w:rPr>
          <w:delText xml:space="preserve">paper </w:delText>
        </w:r>
      </w:del>
      <w:ins w:id="89" w:author="Charlotte Sophia Bez" w:date="2024-02-02T14:56:00Z">
        <w:r w:rsidR="008305B7">
          <w:rPr>
            <w:color w:val="000000" w:themeColor="text1"/>
            <w:lang w:val="en-US"/>
          </w:rPr>
          <w:t>analysis</w:t>
        </w:r>
        <w:r w:rsidR="008305B7">
          <w:rPr>
            <w:color w:val="000000" w:themeColor="text1"/>
            <w:lang w:val="en-US"/>
          </w:rPr>
          <w:t xml:space="preserve"> </w:t>
        </w:r>
      </w:ins>
      <w:r w:rsidR="009551CE">
        <w:rPr>
          <w:color w:val="000000" w:themeColor="text1"/>
          <w:lang w:val="en-US"/>
        </w:rPr>
        <w:t>will incorporate</w:t>
      </w:r>
      <w:del w:id="90" w:author="Charlotte Sophia Bez" w:date="2024-02-02T14:57:00Z">
        <w:r w:rsidR="009551CE" w:rsidRPr="009551CE" w:rsidDel="008305B7">
          <w:rPr>
            <w:color w:val="000000" w:themeColor="text1"/>
            <w:lang w:val="en-US"/>
          </w:rPr>
          <w:delText>,</w:delText>
        </w:r>
      </w:del>
      <w:r w:rsidR="009551CE">
        <w:rPr>
          <w:color w:val="000000" w:themeColor="text1"/>
          <w:lang w:val="en-US"/>
        </w:rPr>
        <w:t xml:space="preserve"> </w:t>
      </w:r>
      <w:r w:rsidR="009551CE" w:rsidRPr="009551CE">
        <w:rPr>
          <w:color w:val="000000" w:themeColor="text1"/>
          <w:lang w:val="en-US"/>
        </w:rPr>
        <w:t>social mobility sourced from the Global Database on Intergenerational Mobility (</w:t>
      </w:r>
      <w:proofErr w:type="spellStart"/>
      <w:r w:rsidR="009551CE" w:rsidRPr="009551CE">
        <w:rPr>
          <w:color w:val="000000" w:themeColor="text1"/>
          <w:lang w:val="en-US"/>
        </w:rPr>
        <w:t>Protzer</w:t>
      </w:r>
      <w:proofErr w:type="spellEnd"/>
      <w:r w:rsidR="009551CE" w:rsidRPr="009551CE">
        <w:rPr>
          <w:color w:val="000000" w:themeColor="text1"/>
          <w:lang w:val="en-US"/>
        </w:rPr>
        <w:t>, 2021)</w:t>
      </w:r>
      <w:r w:rsidR="00E2552D">
        <w:rPr>
          <w:color w:val="000000" w:themeColor="text1"/>
          <w:lang w:val="en-US"/>
        </w:rPr>
        <w:t xml:space="preserve"> and </w:t>
      </w:r>
      <w:r w:rsidR="009551CE" w:rsidRPr="009551CE">
        <w:rPr>
          <w:color w:val="000000" w:themeColor="text1"/>
          <w:lang w:val="en-US"/>
        </w:rPr>
        <w:t>inequality measured by the Gini coefficient</w:t>
      </w:r>
      <w:r w:rsidR="00E2552D">
        <w:rPr>
          <w:color w:val="000000" w:themeColor="text1"/>
          <w:lang w:val="en-US"/>
        </w:rPr>
        <w:t>. D</w:t>
      </w:r>
      <w:r w:rsidR="00554ABB">
        <w:rPr>
          <w:color w:val="000000" w:themeColor="text1"/>
          <w:lang w:val="en-US"/>
        </w:rPr>
        <w:t>ata on the</w:t>
      </w:r>
      <w:r w:rsidR="009551CE" w:rsidRPr="009551CE">
        <w:rPr>
          <w:color w:val="000000" w:themeColor="text1"/>
          <w:lang w:val="en-US"/>
        </w:rPr>
        <w:t xml:space="preserve"> net changes in social spending (Bergh &amp; </w:t>
      </w:r>
      <w:proofErr w:type="spellStart"/>
      <w:r w:rsidR="009551CE" w:rsidRPr="009551CE">
        <w:rPr>
          <w:color w:val="000000" w:themeColor="text1"/>
          <w:lang w:val="en-US"/>
        </w:rPr>
        <w:t>Kärnä</w:t>
      </w:r>
      <w:proofErr w:type="spellEnd"/>
      <w:r w:rsidR="009551CE" w:rsidRPr="009551CE">
        <w:rPr>
          <w:color w:val="000000" w:themeColor="text1"/>
          <w:lang w:val="en-US"/>
        </w:rPr>
        <w:t>, 2021</w:t>
      </w:r>
      <w:r w:rsidR="00336472">
        <w:rPr>
          <w:color w:val="000000" w:themeColor="text1"/>
          <w:lang w:val="en-US"/>
        </w:rPr>
        <w:t>)</w:t>
      </w:r>
      <w:r w:rsidR="00E2552D">
        <w:rPr>
          <w:color w:val="000000" w:themeColor="text1"/>
          <w:lang w:val="en-US"/>
        </w:rPr>
        <w:t xml:space="preserve"> </w:t>
      </w:r>
      <w:r w:rsidR="00336472">
        <w:rPr>
          <w:color w:val="000000" w:themeColor="text1"/>
          <w:lang w:val="en-US"/>
        </w:rPr>
        <w:t>is</w:t>
      </w:r>
      <w:r w:rsidR="00554ABB">
        <w:rPr>
          <w:color w:val="000000" w:themeColor="text1"/>
          <w:lang w:val="en-US"/>
        </w:rPr>
        <w:t xml:space="preserve"> </w:t>
      </w:r>
      <w:r w:rsidR="009551CE" w:rsidRPr="009551CE">
        <w:rPr>
          <w:color w:val="000000" w:themeColor="text1"/>
          <w:lang w:val="en-US"/>
        </w:rPr>
        <w:t>obtained from Eurostat.</w:t>
      </w:r>
      <w:r w:rsidR="006A5676">
        <w:rPr>
          <w:color w:val="000000" w:themeColor="text1"/>
          <w:lang w:val="en-US"/>
        </w:rPr>
        <w:t xml:space="preserve"> At the regional level, </w:t>
      </w:r>
      <w:r w:rsidR="00942529">
        <w:rPr>
          <w:color w:val="000000" w:themeColor="text1"/>
          <w:lang w:val="en-US"/>
        </w:rPr>
        <w:t>unemployment</w:t>
      </w:r>
      <w:r w:rsidR="005461B8">
        <w:rPr>
          <w:color w:val="000000" w:themeColor="text1"/>
          <w:lang w:val="en-US"/>
        </w:rPr>
        <w:t xml:space="preserve">, sectorial employment </w:t>
      </w:r>
      <w:ins w:id="91" w:author="Charlotte Sophia Bez" w:date="2024-02-02T14:57:00Z">
        <w:r w:rsidR="008305B7">
          <w:rPr>
            <w:color w:val="000000" w:themeColor="text1"/>
            <w:lang w:val="en-US"/>
          </w:rPr>
          <w:t xml:space="preserve">and wages, </w:t>
        </w:r>
      </w:ins>
      <w:r w:rsidR="005461B8">
        <w:rPr>
          <w:color w:val="000000" w:themeColor="text1"/>
          <w:lang w:val="en-US"/>
        </w:rPr>
        <w:t xml:space="preserve">as well as </w:t>
      </w:r>
      <w:del w:id="92" w:author="Charlotte Sophia Bez" w:date="2024-02-02T14:57:00Z">
        <w:r w:rsidR="005461B8" w:rsidDel="008305B7">
          <w:rPr>
            <w:color w:val="000000" w:themeColor="text1"/>
            <w:lang w:val="en-US"/>
          </w:rPr>
          <w:delText xml:space="preserve">the </w:delText>
        </w:r>
      </w:del>
      <w:r w:rsidR="00336472">
        <w:rPr>
          <w:color w:val="000000" w:themeColor="text1"/>
          <w:lang w:val="en-US"/>
        </w:rPr>
        <w:t xml:space="preserve">net </w:t>
      </w:r>
      <w:del w:id="93" w:author="Charlotte Sophia Bez" w:date="2024-02-02T14:57:00Z">
        <w:r w:rsidR="00336472" w:rsidDel="008305B7">
          <w:rPr>
            <w:color w:val="000000" w:themeColor="text1"/>
            <w:lang w:val="en-US"/>
          </w:rPr>
          <w:delText xml:space="preserve">changes in </w:delText>
        </w:r>
      </w:del>
      <w:r w:rsidR="00336472">
        <w:rPr>
          <w:color w:val="000000" w:themeColor="text1"/>
          <w:lang w:val="en-US"/>
        </w:rPr>
        <w:t>migration</w:t>
      </w:r>
      <w:r w:rsidR="005461B8">
        <w:rPr>
          <w:color w:val="000000" w:themeColor="text1"/>
          <w:lang w:val="en-US"/>
        </w:rPr>
        <w:t xml:space="preserve"> will </w:t>
      </w:r>
      <w:r w:rsidR="0079039C">
        <w:rPr>
          <w:color w:val="000000" w:themeColor="text1"/>
          <w:lang w:val="en-US"/>
        </w:rPr>
        <w:t xml:space="preserve">also </w:t>
      </w:r>
      <w:r w:rsidR="005461B8">
        <w:rPr>
          <w:color w:val="000000" w:themeColor="text1"/>
          <w:lang w:val="en-US"/>
        </w:rPr>
        <w:t>be derived from Eurostat.</w:t>
      </w:r>
      <w:r w:rsidR="00581651">
        <w:rPr>
          <w:color w:val="000000" w:themeColor="text1"/>
          <w:lang w:val="en-US"/>
        </w:rPr>
        <w:t xml:space="preserve"> </w:t>
      </w:r>
      <w:ins w:id="94" w:author="Charlotte Sophia Bez" w:date="2024-02-02T14:58:00Z">
        <w:r w:rsidR="008305B7">
          <w:rPr>
            <w:color w:val="000000" w:themeColor="text1"/>
            <w:lang w:val="en-US"/>
          </w:rPr>
          <w:t xml:space="preserve">Lastly, we proxy </w:t>
        </w:r>
      </w:ins>
      <w:del w:id="95" w:author="Charlotte Sophia Bez" w:date="2024-02-02T14:58:00Z">
        <w:r w:rsidR="009551CE" w:rsidRPr="009551CE" w:rsidDel="008305B7">
          <w:rPr>
            <w:color w:val="000000" w:themeColor="text1"/>
            <w:lang w:val="en-US"/>
          </w:rPr>
          <w:delText>R</w:delText>
        </w:r>
      </w:del>
      <w:ins w:id="96" w:author="Charlotte Sophia Bez" w:date="2024-02-02T14:58:00Z">
        <w:r w:rsidR="008305B7">
          <w:rPr>
            <w:color w:val="000000" w:themeColor="text1"/>
            <w:lang w:val="en-US"/>
          </w:rPr>
          <w:t>r</w:t>
        </w:r>
      </w:ins>
      <w:r w:rsidR="009551CE" w:rsidRPr="009551CE">
        <w:rPr>
          <w:color w:val="000000" w:themeColor="text1"/>
          <w:lang w:val="en-US"/>
        </w:rPr>
        <w:t xml:space="preserve">egional-level </w:t>
      </w:r>
      <w:ins w:id="97" w:author="Charlotte Sophia Bez" w:date="2024-02-02T14:57:00Z">
        <w:r w:rsidR="008305B7">
          <w:rPr>
            <w:color w:val="000000" w:themeColor="text1"/>
            <w:lang w:val="en-US"/>
          </w:rPr>
          <w:lastRenderedPageBreak/>
          <w:t>exposu</w:t>
        </w:r>
      </w:ins>
      <w:ins w:id="98" w:author="Charlotte Sophia Bez" w:date="2024-02-02T14:58:00Z">
        <w:r w:rsidR="008305B7">
          <w:rPr>
            <w:color w:val="000000" w:themeColor="text1"/>
            <w:lang w:val="en-US"/>
          </w:rPr>
          <w:t xml:space="preserve">re to </w:t>
        </w:r>
      </w:ins>
      <w:r w:rsidR="009551CE" w:rsidRPr="009551CE">
        <w:rPr>
          <w:color w:val="000000" w:themeColor="text1"/>
          <w:lang w:val="en-US"/>
        </w:rPr>
        <w:t xml:space="preserve">globalization </w:t>
      </w:r>
      <w:del w:id="99" w:author="Charlotte Sophia Bez" w:date="2024-02-02T14:58:00Z">
        <w:r w:rsidR="009551CE" w:rsidRPr="009551CE" w:rsidDel="008305B7">
          <w:rPr>
            <w:color w:val="000000" w:themeColor="text1"/>
            <w:lang w:val="en-US"/>
          </w:rPr>
          <w:delText xml:space="preserve">will be assessed </w:delText>
        </w:r>
      </w:del>
      <w:r w:rsidR="009551CE" w:rsidRPr="009551CE">
        <w:rPr>
          <w:color w:val="000000" w:themeColor="text1"/>
          <w:lang w:val="en-US"/>
        </w:rPr>
        <w:t xml:space="preserve">through </w:t>
      </w:r>
      <w:bookmarkStart w:id="100" w:name="_GoBack"/>
      <w:bookmarkEnd w:id="100"/>
      <w:r w:rsidR="009551CE" w:rsidRPr="009551CE">
        <w:rPr>
          <w:color w:val="000000" w:themeColor="text1"/>
          <w:lang w:val="en-US"/>
        </w:rPr>
        <w:t xml:space="preserve">trade exposure </w:t>
      </w:r>
      <w:r w:rsidR="005461B8">
        <w:rPr>
          <w:color w:val="000000" w:themeColor="text1"/>
          <w:lang w:val="en-US"/>
        </w:rPr>
        <w:t xml:space="preserve">taken from </w:t>
      </w:r>
      <w:r w:rsidR="009551CE" w:rsidRPr="009551CE">
        <w:rPr>
          <w:color w:val="000000" w:themeColor="text1"/>
          <w:lang w:val="en-US"/>
        </w:rPr>
        <w:t>Bez et al.</w:t>
      </w:r>
      <w:r w:rsidR="00581651">
        <w:rPr>
          <w:color w:val="000000" w:themeColor="text1"/>
          <w:lang w:val="en-US"/>
        </w:rPr>
        <w:t xml:space="preserve"> (</w:t>
      </w:r>
      <w:r w:rsidR="009551CE" w:rsidRPr="009551CE">
        <w:rPr>
          <w:color w:val="000000" w:themeColor="text1"/>
          <w:lang w:val="en-US"/>
        </w:rPr>
        <w:t>2023)</w:t>
      </w:r>
      <w:r w:rsidR="009551CE">
        <w:rPr>
          <w:color w:val="000000" w:themeColor="text1"/>
          <w:lang w:val="en-US"/>
        </w:rPr>
        <w:t xml:space="preserve">. </w:t>
      </w:r>
    </w:p>
    <w:sectPr w:rsidR="00601AF1" w:rsidRPr="00C62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7" w:author="Charlotte Sophia Bez" w:date="2024-02-02T14:39:00Z" w:initials="CSB">
    <w:p w14:paraId="5DE44154" w14:textId="0197DC03" w:rsidR="0052400B" w:rsidRPr="0052400B" w:rsidRDefault="0052400B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Just a side note: the Inglehart theory has been disproven and in general it is a bit of a conservative argument to put forward. Leave it like this in the proposal, but in our paper</w:t>
      </w:r>
      <w:r w:rsidR="006C110D">
        <w:rPr>
          <w:lang w:val="en-US"/>
        </w:rPr>
        <w:t>,</w:t>
      </w:r>
      <w:r>
        <w:rPr>
          <w:lang w:val="en-US"/>
        </w:rPr>
        <w:t xml:space="preserve"> we should lay out the fact that </w:t>
      </w:r>
      <w:r w:rsidR="006C110D">
        <w:rPr>
          <w:lang w:val="en-US"/>
        </w:rPr>
        <w:t>it is not just the material fact of economic depression, but mainly the prevailing narratives of jobs-vs-environment, job blackmail pitches workers and environmentalists against each other and makes green-blue alliances harder to realize.</w:t>
      </w:r>
    </w:p>
  </w:comment>
  <w:comment w:id="32" w:author="Charlotte Sophia Bez" w:date="2024-02-02T14:46:00Z" w:initials="CSB">
    <w:p w14:paraId="30238296" w14:textId="07311600" w:rsidR="0054707C" w:rsidRPr="0054707C" w:rsidRDefault="0054707C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Here it is really about taking something away from people.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DE44154" w15:done="0"/>
  <w15:commentEx w15:paraId="3023829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DE44154" w16cid:durableId="29677D3B"/>
  <w16cid:commentId w16cid:paraId="30238296" w16cid:durableId="29677EB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4C377E" w14:textId="77777777" w:rsidR="006C011B" w:rsidRDefault="006C011B" w:rsidP="005461B8">
      <w:r>
        <w:separator/>
      </w:r>
    </w:p>
  </w:endnote>
  <w:endnote w:type="continuationSeparator" w:id="0">
    <w:p w14:paraId="04FE6766" w14:textId="77777777" w:rsidR="006C011B" w:rsidRDefault="006C011B" w:rsidP="00546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BC9F5E" w14:textId="77777777" w:rsidR="006C011B" w:rsidRDefault="006C011B" w:rsidP="005461B8">
      <w:r>
        <w:separator/>
      </w:r>
    </w:p>
  </w:footnote>
  <w:footnote w:type="continuationSeparator" w:id="0">
    <w:p w14:paraId="50E3BFC5" w14:textId="77777777" w:rsidR="006C011B" w:rsidRDefault="006C011B" w:rsidP="005461B8">
      <w:r>
        <w:continuationSeparator/>
      </w:r>
    </w:p>
  </w:footnote>
  <w:footnote w:id="1">
    <w:p w14:paraId="3A915A20" w14:textId="40C8B462" w:rsidR="005461B8" w:rsidRPr="005461B8" w:rsidRDefault="005461B8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>
        <w:rPr>
          <w:lang w:val="de-DE"/>
        </w:rPr>
        <w:t xml:space="preserve"> Ich meine wir hatten besprochen, dass wir NUTS 3 nehmen um so viele Daten wie möglich zu benutzten, um im Zweifel müsste man dann nochmal im Review zeigen, dass ähnliche Mechanismen auch für NUTS 2 gelten?</w:t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harlotte Sophia Bez">
    <w15:presenceInfo w15:providerId="None" w15:userId="Charlotte Sophia Bez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4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DFC"/>
    <w:rsid w:val="0002252C"/>
    <w:rsid w:val="00026628"/>
    <w:rsid w:val="00032530"/>
    <w:rsid w:val="00036490"/>
    <w:rsid w:val="00100646"/>
    <w:rsid w:val="001045F6"/>
    <w:rsid w:val="001538DC"/>
    <w:rsid w:val="00153F71"/>
    <w:rsid w:val="0016399B"/>
    <w:rsid w:val="001656B6"/>
    <w:rsid w:val="00180706"/>
    <w:rsid w:val="001E4B0A"/>
    <w:rsid w:val="00214E9A"/>
    <w:rsid w:val="00226664"/>
    <w:rsid w:val="00241E47"/>
    <w:rsid w:val="00261153"/>
    <w:rsid w:val="00272777"/>
    <w:rsid w:val="00296412"/>
    <w:rsid w:val="002E211C"/>
    <w:rsid w:val="00312248"/>
    <w:rsid w:val="003235B4"/>
    <w:rsid w:val="003305E4"/>
    <w:rsid w:val="00336472"/>
    <w:rsid w:val="00337F22"/>
    <w:rsid w:val="003606E4"/>
    <w:rsid w:val="00390009"/>
    <w:rsid w:val="003B032D"/>
    <w:rsid w:val="00406B19"/>
    <w:rsid w:val="00463971"/>
    <w:rsid w:val="004842BA"/>
    <w:rsid w:val="004B1377"/>
    <w:rsid w:val="004F6C51"/>
    <w:rsid w:val="0052400B"/>
    <w:rsid w:val="005461B8"/>
    <w:rsid w:val="0054707C"/>
    <w:rsid w:val="00552BB5"/>
    <w:rsid w:val="00554ABB"/>
    <w:rsid w:val="00581651"/>
    <w:rsid w:val="005A357E"/>
    <w:rsid w:val="005C089A"/>
    <w:rsid w:val="005E4744"/>
    <w:rsid w:val="00601AF1"/>
    <w:rsid w:val="00630E2E"/>
    <w:rsid w:val="006643F5"/>
    <w:rsid w:val="006A5676"/>
    <w:rsid w:val="006C011B"/>
    <w:rsid w:val="006C0E8F"/>
    <w:rsid w:val="006C110D"/>
    <w:rsid w:val="006C4A9B"/>
    <w:rsid w:val="007256D4"/>
    <w:rsid w:val="0079039C"/>
    <w:rsid w:val="007967B3"/>
    <w:rsid w:val="007C08C2"/>
    <w:rsid w:val="007C3D6E"/>
    <w:rsid w:val="007D4014"/>
    <w:rsid w:val="007F2FA8"/>
    <w:rsid w:val="008129AF"/>
    <w:rsid w:val="008144F9"/>
    <w:rsid w:val="00824D3A"/>
    <w:rsid w:val="008305B7"/>
    <w:rsid w:val="008509DA"/>
    <w:rsid w:val="00870A65"/>
    <w:rsid w:val="00890F8C"/>
    <w:rsid w:val="00894C41"/>
    <w:rsid w:val="00901D8A"/>
    <w:rsid w:val="0090637A"/>
    <w:rsid w:val="00912533"/>
    <w:rsid w:val="0093216D"/>
    <w:rsid w:val="00942529"/>
    <w:rsid w:val="009551CE"/>
    <w:rsid w:val="00976D35"/>
    <w:rsid w:val="009860ED"/>
    <w:rsid w:val="009B0358"/>
    <w:rsid w:val="009F3DFB"/>
    <w:rsid w:val="00A31BC8"/>
    <w:rsid w:val="00A33B18"/>
    <w:rsid w:val="00A7330D"/>
    <w:rsid w:val="00A83CF8"/>
    <w:rsid w:val="00AC4A36"/>
    <w:rsid w:val="00AD37BC"/>
    <w:rsid w:val="00AF2C1E"/>
    <w:rsid w:val="00AF3F61"/>
    <w:rsid w:val="00B20681"/>
    <w:rsid w:val="00B559D8"/>
    <w:rsid w:val="00B655A5"/>
    <w:rsid w:val="00B7209F"/>
    <w:rsid w:val="00B73A73"/>
    <w:rsid w:val="00B75D60"/>
    <w:rsid w:val="00B86B69"/>
    <w:rsid w:val="00BE1B30"/>
    <w:rsid w:val="00C44DFC"/>
    <w:rsid w:val="00C5367A"/>
    <w:rsid w:val="00C62554"/>
    <w:rsid w:val="00C6651F"/>
    <w:rsid w:val="00CA043C"/>
    <w:rsid w:val="00CA2F36"/>
    <w:rsid w:val="00CF38FC"/>
    <w:rsid w:val="00D24EAA"/>
    <w:rsid w:val="00D37967"/>
    <w:rsid w:val="00D711E8"/>
    <w:rsid w:val="00D845B6"/>
    <w:rsid w:val="00DA425E"/>
    <w:rsid w:val="00DE45EB"/>
    <w:rsid w:val="00E00FE2"/>
    <w:rsid w:val="00E2552D"/>
    <w:rsid w:val="00E57A9B"/>
    <w:rsid w:val="00E917D5"/>
    <w:rsid w:val="00EA7093"/>
    <w:rsid w:val="00EB096A"/>
    <w:rsid w:val="00EB3E75"/>
    <w:rsid w:val="00ED3391"/>
    <w:rsid w:val="00F174F1"/>
    <w:rsid w:val="00F4075F"/>
    <w:rsid w:val="00F46F54"/>
    <w:rsid w:val="00F51E01"/>
    <w:rsid w:val="00F570B9"/>
    <w:rsid w:val="00F913CD"/>
    <w:rsid w:val="00F95F3A"/>
    <w:rsid w:val="00FA2AC6"/>
    <w:rsid w:val="00FB65CD"/>
    <w:rsid w:val="00FC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F1A7A8F"/>
  <w15:chartTrackingRefBased/>
  <w15:docId w15:val="{8269D2E7-ED37-8C49-97BF-F2464EF39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01A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61B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61B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461B8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240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40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40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40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40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400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0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5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2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1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867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498554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4003282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5725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6649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295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108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2740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9195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042492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7122552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83607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7089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3931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8171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5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8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965</Words>
  <Characters>5708</Characters>
  <Application>Microsoft Office Word</Application>
  <DocSecurity>0</DocSecurity>
  <Lines>96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 Krüger</dc:creator>
  <cp:keywords/>
  <dc:description/>
  <cp:lastModifiedBy>Charlotte Sophia Bez</cp:lastModifiedBy>
  <cp:revision>2</cp:revision>
  <dcterms:created xsi:type="dcterms:W3CDTF">2024-02-02T13:58:00Z</dcterms:created>
  <dcterms:modified xsi:type="dcterms:W3CDTF">2024-02-02T13:58:00Z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b69306dcc1f8916f0399f6c72524cb7f213a1ddd4f61ea8a4a57df6d0b840dc2</vt:lpwstr>
  </property>
</Properties>
</file>